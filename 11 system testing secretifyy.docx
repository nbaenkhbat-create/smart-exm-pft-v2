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B3BAB" w14:textId="77777777" w:rsidR="002D62BF" w:rsidRDefault="002D62BF">
      <w:pPr>
        <w:widowControl w:val="0"/>
        <w:pBdr>
          <w:top w:val="nil"/>
          <w:left w:val="nil"/>
          <w:bottom w:val="nil"/>
          <w:right w:val="nil"/>
          <w:between w:val="nil"/>
        </w:pBdr>
        <w:spacing w:after="0"/>
      </w:pPr>
    </w:p>
    <w:p w14:paraId="09ECF8A0" w14:textId="77777777" w:rsidR="002D62BF" w:rsidRDefault="00000000">
      <w:pPr>
        <w:pBdr>
          <w:top w:val="nil"/>
          <w:left w:val="nil"/>
          <w:bottom w:val="nil"/>
          <w:right w:val="nil"/>
          <w:between w:val="nil"/>
        </w:pBdr>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exam for 1</w:t>
      </w:r>
      <w:r>
        <w:rPr>
          <w:rFonts w:ascii="Times New Roman" w:eastAsia="Times New Roman" w:hAnsi="Times New Roman" w:cs="Times New Roman"/>
          <w:b/>
          <w:color w:val="0070C0"/>
          <w:sz w:val="28"/>
          <w:szCs w:val="28"/>
          <w:vertAlign w:val="superscript"/>
        </w:rPr>
        <w:t>st</w:t>
      </w:r>
      <w:r>
        <w:rPr>
          <w:rFonts w:ascii="Times New Roman" w:eastAsia="Times New Roman" w:hAnsi="Times New Roman" w:cs="Times New Roman"/>
          <w:b/>
          <w:color w:val="0070C0"/>
          <w:sz w:val="28"/>
          <w:szCs w:val="28"/>
        </w:rPr>
        <w:t xml:space="preserve"> unit; “Welcome to learning” A version</w:t>
      </w:r>
    </w:p>
    <w:p w14:paraId="630ABC02" w14:textId="77777777" w:rsidR="002D62BF" w:rsidRDefault="00000000">
      <w:pPr>
        <w:numPr>
          <w:ilvl w:val="0"/>
          <w:numId w:val="88"/>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Complete the chart /3 points/</w:t>
      </w:r>
    </w:p>
    <w:tbl>
      <w:tblPr>
        <w:tblStyle w:val="a"/>
        <w:tblW w:w="8568" w:type="dxa"/>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
        <w:gridCol w:w="2610"/>
        <w:gridCol w:w="2883"/>
        <w:gridCol w:w="2607"/>
      </w:tblGrid>
      <w:tr w:rsidR="002D62BF" w14:paraId="2CFC888D" w14:textId="77777777">
        <w:tc>
          <w:tcPr>
            <w:tcW w:w="468" w:type="dxa"/>
          </w:tcPr>
          <w:p w14:paraId="2DDB872C"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2610" w:type="dxa"/>
          </w:tcPr>
          <w:p w14:paraId="59DD72C8" w14:textId="77777777" w:rsidR="002D62BF"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Country</w:t>
            </w:r>
          </w:p>
        </w:tc>
        <w:tc>
          <w:tcPr>
            <w:tcW w:w="2883" w:type="dxa"/>
          </w:tcPr>
          <w:p w14:paraId="1F894DA8" w14:textId="77777777" w:rsidR="002D62BF"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Nationality</w:t>
            </w:r>
          </w:p>
        </w:tc>
        <w:tc>
          <w:tcPr>
            <w:tcW w:w="2607" w:type="dxa"/>
          </w:tcPr>
          <w:p w14:paraId="7174E831" w14:textId="77777777" w:rsidR="002D62BF"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Language</w:t>
            </w:r>
          </w:p>
        </w:tc>
      </w:tr>
      <w:tr w:rsidR="002D62BF" w14:paraId="6F3186BB" w14:textId="77777777">
        <w:tc>
          <w:tcPr>
            <w:tcW w:w="468" w:type="dxa"/>
          </w:tcPr>
          <w:p w14:paraId="6F0F60A9" w14:textId="77777777" w:rsidR="002D62BF"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2610" w:type="dxa"/>
          </w:tcPr>
          <w:p w14:paraId="3BFC32A0" w14:textId="77777777" w:rsidR="002D62BF"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Germany </w:t>
            </w:r>
          </w:p>
        </w:tc>
        <w:tc>
          <w:tcPr>
            <w:tcW w:w="2883" w:type="dxa"/>
          </w:tcPr>
          <w:p w14:paraId="552EE816"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2607" w:type="dxa"/>
          </w:tcPr>
          <w:p w14:paraId="038A642B"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r>
      <w:tr w:rsidR="002D62BF" w14:paraId="43C8FE32" w14:textId="77777777">
        <w:tc>
          <w:tcPr>
            <w:tcW w:w="468" w:type="dxa"/>
          </w:tcPr>
          <w:p w14:paraId="5A0AAE37" w14:textId="77777777" w:rsidR="002D62BF"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2610" w:type="dxa"/>
          </w:tcPr>
          <w:p w14:paraId="66CA5E9A"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2883" w:type="dxa"/>
          </w:tcPr>
          <w:p w14:paraId="7C9C25FD" w14:textId="77777777" w:rsidR="002D62BF"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French </w:t>
            </w:r>
          </w:p>
        </w:tc>
        <w:tc>
          <w:tcPr>
            <w:tcW w:w="2607" w:type="dxa"/>
          </w:tcPr>
          <w:p w14:paraId="0D6A5845"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r>
      <w:tr w:rsidR="002D62BF" w14:paraId="5AA03B1D" w14:textId="77777777">
        <w:tc>
          <w:tcPr>
            <w:tcW w:w="468" w:type="dxa"/>
          </w:tcPr>
          <w:p w14:paraId="10CCA7AC" w14:textId="77777777" w:rsidR="002D62BF"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2610" w:type="dxa"/>
          </w:tcPr>
          <w:p w14:paraId="16492D5B"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2883" w:type="dxa"/>
          </w:tcPr>
          <w:p w14:paraId="105DB48F"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2607" w:type="dxa"/>
          </w:tcPr>
          <w:p w14:paraId="75E483C6" w14:textId="77777777" w:rsidR="002D62BF"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Italian </w:t>
            </w:r>
          </w:p>
        </w:tc>
      </w:tr>
    </w:tbl>
    <w:p w14:paraId="5008AEDC" w14:textId="77777777" w:rsidR="002D62BF" w:rsidRDefault="00000000">
      <w:pPr>
        <w:numPr>
          <w:ilvl w:val="0"/>
          <w:numId w:val="88"/>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words to their definitions /4 points/</w:t>
      </w:r>
    </w:p>
    <w:p w14:paraId="78291A44" w14:textId="77777777" w:rsidR="002D62BF" w:rsidRDefault="00000000">
      <w:pPr>
        <w:numPr>
          <w:ilvl w:val="0"/>
          <w:numId w:val="8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To devote                           a. a book in digital form</w:t>
      </w:r>
    </w:p>
    <w:p w14:paraId="5BE19591" w14:textId="77777777" w:rsidR="002D62BF" w:rsidRDefault="00000000">
      <w:pPr>
        <w:numPr>
          <w:ilvl w:val="0"/>
          <w:numId w:val="8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language gadget            b. the way in which a word is articulated </w:t>
      </w:r>
    </w:p>
    <w:p w14:paraId="7833C70B" w14:textId="77777777" w:rsidR="002D62BF" w:rsidRDefault="00000000">
      <w:pPr>
        <w:numPr>
          <w:ilvl w:val="0"/>
          <w:numId w:val="8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E-book</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c. a tool used for learning</w:t>
      </w:r>
    </w:p>
    <w:p w14:paraId="7567FC5C" w14:textId="77777777" w:rsidR="002D62BF" w:rsidRDefault="00000000">
      <w:pPr>
        <w:numPr>
          <w:ilvl w:val="0"/>
          <w:numId w:val="8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Pronunciation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d. to spend</w:t>
      </w:r>
    </w:p>
    <w:p w14:paraId="31494FEE" w14:textId="77777777" w:rsidR="002D62BF" w:rsidRDefault="00000000">
      <w:pPr>
        <w:numPr>
          <w:ilvl w:val="0"/>
          <w:numId w:val="88"/>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Use punctuation marks in these sentences. /6 points/</w:t>
      </w:r>
    </w:p>
    <w:p w14:paraId="648C36B3" w14:textId="77777777" w:rsidR="002D62BF" w:rsidRDefault="00000000">
      <w:pPr>
        <w:numPr>
          <w:ilvl w:val="0"/>
          <w:numId w:val="7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Look Somebody is dancing</w:t>
      </w:r>
    </w:p>
    <w:p w14:paraId="721B57AD" w14:textId="77777777" w:rsidR="002D62BF" w:rsidRDefault="00000000">
      <w:pPr>
        <w:numPr>
          <w:ilvl w:val="0"/>
          <w:numId w:val="75"/>
        </w:numPr>
        <w:pBdr>
          <w:top w:val="nil"/>
          <w:left w:val="nil"/>
          <w:bottom w:val="nil"/>
          <w:right w:val="nil"/>
          <w:between w:val="nil"/>
        </w:pBdr>
        <w:spacing w:after="0"/>
        <w:rPr>
          <w:rFonts w:ascii="Times New Roman" w:eastAsia="Times New Roman" w:hAnsi="Times New Roman" w:cs="Times New Roman"/>
          <w:color w:val="000000"/>
          <w:sz w:val="28"/>
          <w:szCs w:val="28"/>
        </w:rPr>
      </w:pPr>
      <w:proofErr w:type="gramStart"/>
      <w:r>
        <w:rPr>
          <w:rFonts w:ascii="Times New Roman" w:eastAsia="Times New Roman" w:hAnsi="Times New Roman" w:cs="Times New Roman"/>
          <w:color w:val="000000"/>
          <w:sz w:val="28"/>
          <w:szCs w:val="28"/>
        </w:rPr>
        <w:t>However</w:t>
      </w:r>
      <w:proofErr w:type="gramEnd"/>
      <w:r>
        <w:rPr>
          <w:rFonts w:ascii="Times New Roman" w:eastAsia="Times New Roman" w:hAnsi="Times New Roman" w:cs="Times New Roman"/>
          <w:color w:val="000000"/>
          <w:sz w:val="28"/>
          <w:szCs w:val="28"/>
        </w:rPr>
        <w:t xml:space="preserve"> it was late I could attend the meeting</w:t>
      </w:r>
    </w:p>
    <w:p w14:paraId="1DFF8235" w14:textId="77777777" w:rsidR="002D62BF" w:rsidRDefault="00000000">
      <w:pPr>
        <w:numPr>
          <w:ilvl w:val="0"/>
          <w:numId w:val="7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like an apple kiwi and an orange</w:t>
      </w:r>
    </w:p>
    <w:p w14:paraId="6E32F68E" w14:textId="77777777" w:rsidR="002D62BF" w:rsidRDefault="00000000">
      <w:pPr>
        <w:numPr>
          <w:ilvl w:val="0"/>
          <w:numId w:val="88"/>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Complete the sentences with </w:t>
      </w:r>
      <w:r>
        <w:rPr>
          <w:rFonts w:ascii="Times New Roman" w:eastAsia="Times New Roman" w:hAnsi="Times New Roman" w:cs="Times New Roman"/>
          <w:b/>
          <w:i/>
          <w:color w:val="000000"/>
          <w:sz w:val="28"/>
          <w:szCs w:val="28"/>
        </w:rPr>
        <w:t>gerund</w:t>
      </w:r>
      <w:r>
        <w:rPr>
          <w:rFonts w:ascii="Times New Roman" w:eastAsia="Times New Roman" w:hAnsi="Times New Roman" w:cs="Times New Roman"/>
          <w:b/>
          <w:color w:val="000000"/>
          <w:sz w:val="28"/>
          <w:szCs w:val="28"/>
        </w:rPr>
        <w:t xml:space="preserve"> </w:t>
      </w:r>
      <w:proofErr w:type="gramStart"/>
      <w:r>
        <w:rPr>
          <w:rFonts w:ascii="Times New Roman" w:eastAsia="Times New Roman" w:hAnsi="Times New Roman" w:cs="Times New Roman"/>
          <w:b/>
          <w:color w:val="000000"/>
          <w:sz w:val="28"/>
          <w:szCs w:val="28"/>
        </w:rPr>
        <w:t>form .</w:t>
      </w:r>
      <w:proofErr w:type="gramEnd"/>
      <w:r>
        <w:rPr>
          <w:rFonts w:ascii="Times New Roman" w:eastAsia="Times New Roman" w:hAnsi="Times New Roman" w:cs="Times New Roman"/>
          <w:b/>
          <w:color w:val="000000"/>
          <w:sz w:val="28"/>
          <w:szCs w:val="28"/>
        </w:rPr>
        <w:t xml:space="preserve"> /4 points/</w:t>
      </w:r>
    </w:p>
    <w:p w14:paraId="3429947B" w14:textId="77777777" w:rsidR="002D62BF" w:rsidRDefault="00000000">
      <w:pPr>
        <w:numPr>
          <w:ilvl w:val="0"/>
          <w:numId w:val="7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My brother blamed me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(break) his favorite vase.</w:t>
      </w:r>
    </w:p>
    <w:p w14:paraId="3A3205EE" w14:textId="77777777" w:rsidR="002D62BF" w:rsidRDefault="00000000">
      <w:pPr>
        <w:numPr>
          <w:ilvl w:val="0"/>
          <w:numId w:val="7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I’m proud of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(work) as an electrician.</w:t>
      </w:r>
    </w:p>
    <w:p w14:paraId="2C1A4DBC" w14:textId="77777777" w:rsidR="002D62BF" w:rsidRDefault="00000000">
      <w:pPr>
        <w:numPr>
          <w:ilvl w:val="0"/>
          <w:numId w:val="7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(Use)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computer is easier than you think.</w:t>
      </w:r>
    </w:p>
    <w:p w14:paraId="0824E9B6" w14:textId="77777777" w:rsidR="002D62BF" w:rsidRDefault="00000000">
      <w:pPr>
        <w:numPr>
          <w:ilvl w:val="0"/>
          <w:numId w:val="7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(Learn) ………... English is fun. </w:t>
      </w:r>
    </w:p>
    <w:p w14:paraId="0B269861" w14:textId="77777777" w:rsidR="002D62BF" w:rsidRDefault="00000000">
      <w:pPr>
        <w:numPr>
          <w:ilvl w:val="0"/>
          <w:numId w:val="88"/>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Decide the verbs gradual change (GC) or present action (PA) /4 points/</w:t>
      </w:r>
    </w:p>
    <w:p w14:paraId="62B0699F" w14:textId="77777777" w:rsidR="002D62BF" w:rsidRDefault="00000000">
      <w:pPr>
        <w:numPr>
          <w:ilvl w:val="0"/>
          <w:numId w:val="8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I feel that things </w:t>
      </w:r>
      <w:r>
        <w:rPr>
          <w:rFonts w:ascii="Times New Roman" w:eastAsia="Times New Roman" w:hAnsi="Times New Roman" w:cs="Times New Roman"/>
          <w:b/>
          <w:i/>
          <w:color w:val="000000"/>
          <w:sz w:val="28"/>
          <w:szCs w:val="28"/>
        </w:rPr>
        <w:t>are</w:t>
      </w:r>
      <w:r>
        <w:rPr>
          <w:rFonts w:ascii="Times New Roman" w:eastAsia="Times New Roman" w:hAnsi="Times New Roman" w:cs="Times New Roman"/>
          <w:color w:val="000000"/>
          <w:sz w:val="28"/>
          <w:szCs w:val="28"/>
        </w:rPr>
        <w:t> </w:t>
      </w:r>
      <w:r>
        <w:rPr>
          <w:rFonts w:ascii="Times New Roman" w:eastAsia="Times New Roman" w:hAnsi="Times New Roman" w:cs="Times New Roman"/>
          <w:b/>
          <w:i/>
          <w:color w:val="000000"/>
          <w:sz w:val="28"/>
          <w:szCs w:val="28"/>
        </w:rPr>
        <w:t>getting</w:t>
      </w:r>
      <w:r>
        <w:rPr>
          <w:rFonts w:ascii="Times New Roman" w:eastAsia="Times New Roman" w:hAnsi="Times New Roman" w:cs="Times New Roman"/>
          <w:color w:val="000000"/>
          <w:sz w:val="28"/>
          <w:szCs w:val="28"/>
        </w:rPr>
        <w:t> better.</w:t>
      </w:r>
    </w:p>
    <w:p w14:paraId="24D0F54B" w14:textId="77777777" w:rsidR="002D62BF" w:rsidRDefault="00000000">
      <w:pPr>
        <w:numPr>
          <w:ilvl w:val="0"/>
          <w:numId w:val="8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I</w:t>
      </w:r>
      <w:r>
        <w:rPr>
          <w:rFonts w:ascii="Times New Roman" w:eastAsia="Times New Roman" w:hAnsi="Times New Roman" w:cs="Times New Roman"/>
          <w:b/>
          <w:i/>
          <w:color w:val="000000"/>
          <w:sz w:val="28"/>
          <w:szCs w:val="28"/>
        </w:rPr>
        <w:t>’m feeling</w:t>
      </w:r>
      <w:r>
        <w:rPr>
          <w:rFonts w:ascii="Times New Roman" w:eastAsia="Times New Roman" w:hAnsi="Times New Roman" w:cs="Times New Roman"/>
          <w:color w:val="000000"/>
          <w:sz w:val="28"/>
          <w:szCs w:val="28"/>
        </w:rPr>
        <w:t xml:space="preserve"> the red silk. </w:t>
      </w:r>
    </w:p>
    <w:p w14:paraId="7F5F13BC" w14:textId="77777777" w:rsidR="002D62BF" w:rsidRDefault="00000000">
      <w:pPr>
        <w:numPr>
          <w:ilvl w:val="0"/>
          <w:numId w:val="8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They </w:t>
      </w:r>
      <w:r>
        <w:rPr>
          <w:rFonts w:ascii="Times New Roman" w:eastAsia="Times New Roman" w:hAnsi="Times New Roman" w:cs="Times New Roman"/>
          <w:b/>
          <w:i/>
          <w:color w:val="000000"/>
          <w:sz w:val="28"/>
          <w:szCs w:val="28"/>
        </w:rPr>
        <w:t>are giving</w:t>
      </w:r>
      <w:r>
        <w:rPr>
          <w:rFonts w:ascii="Times New Roman" w:eastAsia="Times New Roman" w:hAnsi="Times New Roman" w:cs="Times New Roman"/>
          <w:color w:val="000000"/>
          <w:sz w:val="28"/>
          <w:szCs w:val="28"/>
        </w:rPr>
        <w:t xml:space="preserve"> presents to homeless children</w:t>
      </w:r>
    </w:p>
    <w:p w14:paraId="7D851D29" w14:textId="77777777" w:rsidR="002D62BF" w:rsidRDefault="00000000">
      <w:pPr>
        <w:numPr>
          <w:ilvl w:val="0"/>
          <w:numId w:val="84"/>
        </w:numPr>
        <w:pBdr>
          <w:top w:val="nil"/>
          <w:left w:val="nil"/>
          <w:bottom w:val="nil"/>
          <w:right w:val="nil"/>
          <w:between w:val="nil"/>
        </w:pBdr>
        <w:spacing w:after="0"/>
        <w:rPr>
          <w:rFonts w:ascii="Times New Roman" w:eastAsia="Times New Roman" w:hAnsi="Times New Roman" w:cs="Times New Roman"/>
          <w:b/>
          <w:i/>
          <w:color w:val="000000"/>
          <w:sz w:val="28"/>
          <w:szCs w:val="28"/>
        </w:rPr>
      </w:pPr>
      <w:r>
        <w:rPr>
          <w:rFonts w:ascii="Times New Roman" w:eastAsia="Times New Roman" w:hAnsi="Times New Roman" w:cs="Times New Roman"/>
          <w:color w:val="000000"/>
          <w:sz w:val="28"/>
          <w:szCs w:val="28"/>
        </w:rPr>
        <w:t>More and more people </w:t>
      </w:r>
      <w:r>
        <w:rPr>
          <w:rFonts w:ascii="Times New Roman" w:eastAsia="Times New Roman" w:hAnsi="Times New Roman" w:cs="Times New Roman"/>
          <w:b/>
          <w:i/>
          <w:color w:val="000000"/>
          <w:sz w:val="28"/>
          <w:szCs w:val="28"/>
        </w:rPr>
        <w:t>are giving</w:t>
      </w:r>
      <w:r>
        <w:rPr>
          <w:rFonts w:ascii="Times New Roman" w:eastAsia="Times New Roman" w:hAnsi="Times New Roman" w:cs="Times New Roman"/>
          <w:color w:val="000000"/>
          <w:sz w:val="28"/>
          <w:szCs w:val="28"/>
        </w:rPr>
        <w:t xml:space="preserve"> up smoking. </w:t>
      </w:r>
    </w:p>
    <w:p w14:paraId="76BCB67C" w14:textId="77777777" w:rsidR="002D62BF" w:rsidRDefault="00000000">
      <w:pPr>
        <w:widowControl w:val="0"/>
        <w:numPr>
          <w:ilvl w:val="0"/>
          <w:numId w:val="88"/>
        </w:numPr>
        <w:pBdr>
          <w:top w:val="nil"/>
          <w:left w:val="nil"/>
          <w:bottom w:val="nil"/>
          <w:right w:val="nil"/>
          <w:between w:val="nil"/>
        </w:pBdr>
        <w:tabs>
          <w:tab w:val="left" w:pos="831"/>
        </w:tabs>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Combine the sentences using the words in brackets. /4 points/</w:t>
      </w:r>
    </w:p>
    <w:p w14:paraId="40B1B858" w14:textId="77777777" w:rsidR="002D62BF" w:rsidRDefault="00000000">
      <w:pPr>
        <w:widowControl w:val="0"/>
        <w:numPr>
          <w:ilvl w:val="0"/>
          <w:numId w:val="34"/>
        </w:numPr>
        <w:pBdr>
          <w:top w:val="nil"/>
          <w:left w:val="nil"/>
          <w:bottom w:val="nil"/>
          <w:right w:val="nil"/>
          <w:between w:val="nil"/>
        </w:pBdr>
        <w:tabs>
          <w:tab w:val="left" w:pos="1179"/>
        </w:tabs>
        <w:spacing w:after="0"/>
        <w:ind w:right="32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teacher tested the students. She wanted to see if they remembered the things they had learnt. (in order to)</w:t>
      </w:r>
    </w:p>
    <w:p w14:paraId="7CF9E733" w14:textId="77777777" w:rsidR="002D62BF" w:rsidRDefault="00000000">
      <w:pPr>
        <w:numPr>
          <w:ilvl w:val="0"/>
          <w:numId w:val="3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He tried to hide the broken vase. He didn’t want to be punished. (so that)</w:t>
      </w:r>
    </w:p>
    <w:p w14:paraId="1A278A90" w14:textId="77777777" w:rsidR="002D62BF" w:rsidRDefault="00000000">
      <w:pPr>
        <w:numPr>
          <w:ilvl w:val="0"/>
          <w:numId w:val="3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Mark is going to repair the roof. Then the rain won’t come in. (so that) </w:t>
      </w:r>
    </w:p>
    <w:p w14:paraId="79FB73AD" w14:textId="77777777" w:rsidR="002D62BF" w:rsidRDefault="00000000">
      <w:pPr>
        <w:numPr>
          <w:ilvl w:val="0"/>
          <w:numId w:val="3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We often switch off the heating. It saves money. (in order to)</w:t>
      </w:r>
    </w:p>
    <w:p w14:paraId="3E91AAFC" w14:textId="77777777" w:rsidR="002D62BF" w:rsidRDefault="00000000">
      <w:pPr>
        <w:pBdr>
          <w:top w:val="nil"/>
          <w:left w:val="nil"/>
          <w:bottom w:val="nil"/>
          <w:right w:val="nil"/>
          <w:between w:val="nil"/>
        </w:pBdr>
        <w:spacing w:after="0"/>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75595831" w14:textId="77777777" w:rsidR="002D62BF" w:rsidRDefault="00000000">
      <w:pPr>
        <w:pBdr>
          <w:top w:val="nil"/>
          <w:left w:val="nil"/>
          <w:bottom w:val="nil"/>
          <w:right w:val="nil"/>
          <w:between w:val="nil"/>
        </w:pBdr>
        <w:spacing w:after="0"/>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color w:val="000000"/>
          <w:sz w:val="28"/>
          <w:szCs w:val="28"/>
        </w:rPr>
        <w:t xml:space="preserve">Total 25 points </w:t>
      </w:r>
      <w:proofErr w:type="gramStart"/>
      <w:r>
        <w:rPr>
          <w:rFonts w:ascii="Times New Roman" w:eastAsia="Times New Roman" w:hAnsi="Times New Roman" w:cs="Times New Roman"/>
          <w:b/>
          <w:color w:val="000000"/>
          <w:sz w:val="28"/>
          <w:szCs w:val="28"/>
        </w:rPr>
        <w:t>Good</w:t>
      </w:r>
      <w:proofErr w:type="gramEnd"/>
      <w:r>
        <w:rPr>
          <w:rFonts w:ascii="Times New Roman" w:eastAsia="Times New Roman" w:hAnsi="Times New Roman" w:cs="Times New Roman"/>
          <w:b/>
          <w:color w:val="000000"/>
          <w:sz w:val="28"/>
          <w:szCs w:val="28"/>
        </w:rPr>
        <w:t xml:space="preserve"> luck</w:t>
      </w:r>
    </w:p>
    <w:p w14:paraId="7F99370C" w14:textId="77777777" w:rsidR="002D62BF" w:rsidRDefault="002D62BF">
      <w:pPr>
        <w:pBdr>
          <w:top w:val="nil"/>
          <w:left w:val="nil"/>
          <w:bottom w:val="nil"/>
          <w:right w:val="nil"/>
          <w:between w:val="nil"/>
        </w:pBdr>
        <w:spacing w:after="0"/>
        <w:ind w:left="1080"/>
        <w:rPr>
          <w:rFonts w:ascii="Times New Roman" w:eastAsia="Times New Roman" w:hAnsi="Times New Roman" w:cs="Times New Roman"/>
          <w:b/>
          <w:color w:val="0070C0"/>
          <w:sz w:val="28"/>
          <w:szCs w:val="28"/>
        </w:rPr>
      </w:pPr>
    </w:p>
    <w:p w14:paraId="33E1D340" w14:textId="77777777" w:rsidR="002D62BF" w:rsidRDefault="002D62BF">
      <w:pPr>
        <w:pBdr>
          <w:top w:val="nil"/>
          <w:left w:val="nil"/>
          <w:bottom w:val="nil"/>
          <w:right w:val="nil"/>
          <w:between w:val="nil"/>
        </w:pBdr>
        <w:spacing w:after="0"/>
        <w:ind w:left="1080"/>
        <w:rPr>
          <w:rFonts w:ascii="Times New Roman" w:eastAsia="Times New Roman" w:hAnsi="Times New Roman" w:cs="Times New Roman"/>
          <w:b/>
          <w:color w:val="0070C0"/>
          <w:sz w:val="28"/>
          <w:szCs w:val="28"/>
        </w:rPr>
      </w:pPr>
    </w:p>
    <w:p w14:paraId="79721CE2" w14:textId="77777777" w:rsidR="002D62BF" w:rsidRDefault="002D62BF">
      <w:pPr>
        <w:pBdr>
          <w:top w:val="nil"/>
          <w:left w:val="nil"/>
          <w:bottom w:val="nil"/>
          <w:right w:val="nil"/>
          <w:between w:val="nil"/>
        </w:pBdr>
        <w:spacing w:after="0"/>
        <w:ind w:left="1080"/>
        <w:rPr>
          <w:rFonts w:ascii="Times New Roman" w:eastAsia="Times New Roman" w:hAnsi="Times New Roman" w:cs="Times New Roman"/>
          <w:b/>
          <w:color w:val="0070C0"/>
          <w:sz w:val="28"/>
          <w:szCs w:val="28"/>
        </w:rPr>
      </w:pPr>
    </w:p>
    <w:p w14:paraId="29CAF3C1" w14:textId="77777777" w:rsidR="002D62BF" w:rsidRDefault="002D62BF">
      <w:pPr>
        <w:pBdr>
          <w:top w:val="nil"/>
          <w:left w:val="nil"/>
          <w:bottom w:val="nil"/>
          <w:right w:val="nil"/>
          <w:between w:val="nil"/>
        </w:pBdr>
        <w:spacing w:after="0"/>
        <w:ind w:left="1080"/>
        <w:rPr>
          <w:rFonts w:ascii="Times New Roman" w:eastAsia="Times New Roman" w:hAnsi="Times New Roman" w:cs="Times New Roman"/>
          <w:b/>
          <w:color w:val="0070C0"/>
          <w:sz w:val="28"/>
          <w:szCs w:val="28"/>
        </w:rPr>
      </w:pPr>
    </w:p>
    <w:p w14:paraId="69F5EB15" w14:textId="77777777" w:rsidR="002D62BF" w:rsidRDefault="002D62BF">
      <w:pPr>
        <w:pBdr>
          <w:top w:val="nil"/>
          <w:left w:val="nil"/>
          <w:bottom w:val="nil"/>
          <w:right w:val="nil"/>
          <w:between w:val="nil"/>
        </w:pBdr>
        <w:spacing w:after="0"/>
        <w:ind w:left="1080"/>
        <w:rPr>
          <w:rFonts w:ascii="Times New Roman" w:eastAsia="Times New Roman" w:hAnsi="Times New Roman" w:cs="Times New Roman"/>
          <w:b/>
          <w:color w:val="0070C0"/>
          <w:sz w:val="28"/>
          <w:szCs w:val="28"/>
        </w:rPr>
      </w:pPr>
    </w:p>
    <w:p w14:paraId="1A4878C5" w14:textId="77777777" w:rsidR="002D62BF" w:rsidRDefault="00000000">
      <w:pPr>
        <w:pBdr>
          <w:top w:val="nil"/>
          <w:left w:val="nil"/>
          <w:bottom w:val="nil"/>
          <w:right w:val="nil"/>
          <w:between w:val="nil"/>
        </w:pBdr>
        <w:ind w:left="1080"/>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exam for 1</w:t>
      </w:r>
      <w:r>
        <w:rPr>
          <w:rFonts w:ascii="Times New Roman" w:eastAsia="Times New Roman" w:hAnsi="Times New Roman" w:cs="Times New Roman"/>
          <w:b/>
          <w:color w:val="0070C0"/>
          <w:sz w:val="28"/>
          <w:szCs w:val="28"/>
          <w:vertAlign w:val="superscript"/>
        </w:rPr>
        <w:t>st</w:t>
      </w:r>
      <w:r>
        <w:rPr>
          <w:rFonts w:ascii="Times New Roman" w:eastAsia="Times New Roman" w:hAnsi="Times New Roman" w:cs="Times New Roman"/>
          <w:b/>
          <w:color w:val="0070C0"/>
          <w:sz w:val="28"/>
          <w:szCs w:val="28"/>
        </w:rPr>
        <w:t xml:space="preserve"> unit; “Welcome to learning” B version</w:t>
      </w:r>
    </w:p>
    <w:p w14:paraId="694DE5DF" w14:textId="77777777" w:rsidR="002D62BF" w:rsidRDefault="00000000">
      <w:pPr>
        <w:numPr>
          <w:ilvl w:val="0"/>
          <w:numId w:val="80"/>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Complete the chart /3 points/</w:t>
      </w:r>
    </w:p>
    <w:tbl>
      <w:tblPr>
        <w:tblStyle w:val="a0"/>
        <w:tblW w:w="8568" w:type="dxa"/>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
        <w:gridCol w:w="2610"/>
        <w:gridCol w:w="2883"/>
        <w:gridCol w:w="2607"/>
      </w:tblGrid>
      <w:tr w:rsidR="002D62BF" w14:paraId="6DB7A211" w14:textId="77777777">
        <w:tc>
          <w:tcPr>
            <w:tcW w:w="468" w:type="dxa"/>
          </w:tcPr>
          <w:p w14:paraId="6C7880B7"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2610" w:type="dxa"/>
          </w:tcPr>
          <w:p w14:paraId="65EECB1D" w14:textId="77777777" w:rsidR="002D62BF"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Country</w:t>
            </w:r>
          </w:p>
        </w:tc>
        <w:tc>
          <w:tcPr>
            <w:tcW w:w="2883" w:type="dxa"/>
          </w:tcPr>
          <w:p w14:paraId="14F30143" w14:textId="77777777" w:rsidR="002D62BF"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Nationality</w:t>
            </w:r>
          </w:p>
        </w:tc>
        <w:tc>
          <w:tcPr>
            <w:tcW w:w="2607" w:type="dxa"/>
          </w:tcPr>
          <w:p w14:paraId="49842621" w14:textId="77777777" w:rsidR="002D62BF" w:rsidRDefault="00000000">
            <w:pPr>
              <w:pBdr>
                <w:top w:val="nil"/>
                <w:left w:val="nil"/>
                <w:bottom w:val="nil"/>
                <w:right w:val="nil"/>
                <w:between w:val="nil"/>
              </w:pBdr>
              <w:spacing w:line="276"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Language</w:t>
            </w:r>
          </w:p>
        </w:tc>
      </w:tr>
      <w:tr w:rsidR="002D62BF" w14:paraId="4355CDFB" w14:textId="77777777">
        <w:tc>
          <w:tcPr>
            <w:tcW w:w="468" w:type="dxa"/>
          </w:tcPr>
          <w:p w14:paraId="38D15D76"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2610" w:type="dxa"/>
          </w:tcPr>
          <w:p w14:paraId="52FB584D" w14:textId="77777777" w:rsidR="002D62BF"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Poland </w:t>
            </w:r>
          </w:p>
        </w:tc>
        <w:tc>
          <w:tcPr>
            <w:tcW w:w="2883" w:type="dxa"/>
          </w:tcPr>
          <w:p w14:paraId="0F77530C"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2607" w:type="dxa"/>
          </w:tcPr>
          <w:p w14:paraId="6FB9BB5D"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r>
      <w:tr w:rsidR="002D62BF" w14:paraId="5DE5DD77" w14:textId="77777777">
        <w:tc>
          <w:tcPr>
            <w:tcW w:w="468" w:type="dxa"/>
          </w:tcPr>
          <w:p w14:paraId="4DCBDEF0"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2610" w:type="dxa"/>
          </w:tcPr>
          <w:p w14:paraId="21348557"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2883" w:type="dxa"/>
          </w:tcPr>
          <w:p w14:paraId="76EC2083" w14:textId="77777777" w:rsidR="002D62BF"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English </w:t>
            </w:r>
          </w:p>
        </w:tc>
        <w:tc>
          <w:tcPr>
            <w:tcW w:w="2607" w:type="dxa"/>
          </w:tcPr>
          <w:p w14:paraId="5BA82D7C"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r>
      <w:tr w:rsidR="002D62BF" w14:paraId="7C35FB35" w14:textId="77777777">
        <w:tc>
          <w:tcPr>
            <w:tcW w:w="468" w:type="dxa"/>
          </w:tcPr>
          <w:p w14:paraId="566DFBE4"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2610" w:type="dxa"/>
          </w:tcPr>
          <w:p w14:paraId="5465359D"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2883" w:type="dxa"/>
          </w:tcPr>
          <w:p w14:paraId="49C6B56E" w14:textId="77777777" w:rsidR="002D62BF" w:rsidRDefault="002D62BF">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tc>
        <w:tc>
          <w:tcPr>
            <w:tcW w:w="2607" w:type="dxa"/>
          </w:tcPr>
          <w:p w14:paraId="672B1E4A" w14:textId="77777777" w:rsidR="002D62BF" w:rsidRDefault="00000000">
            <w:pPr>
              <w:pBdr>
                <w:top w:val="nil"/>
                <w:left w:val="nil"/>
                <w:bottom w:val="nil"/>
                <w:right w:val="nil"/>
                <w:between w:val="nil"/>
              </w:pBdr>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Japanese </w:t>
            </w:r>
          </w:p>
        </w:tc>
      </w:tr>
    </w:tbl>
    <w:p w14:paraId="3DF329E6" w14:textId="77777777" w:rsidR="002D62BF" w:rsidRDefault="002D62BF">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14:paraId="349B29F5" w14:textId="77777777" w:rsidR="002D62BF" w:rsidRDefault="00000000">
      <w:pPr>
        <w:numPr>
          <w:ilvl w:val="0"/>
          <w:numId w:val="80"/>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words to their definitions /4 points/</w:t>
      </w:r>
    </w:p>
    <w:p w14:paraId="3FA567D5" w14:textId="77777777" w:rsidR="002D62BF" w:rsidRDefault="00000000">
      <w:pPr>
        <w:numPr>
          <w:ilvl w:val="0"/>
          <w:numId w:val="90"/>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Period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a. a sign used to ask question </w:t>
      </w:r>
    </w:p>
    <w:p w14:paraId="478D2953" w14:textId="77777777" w:rsidR="002D62BF" w:rsidRDefault="00000000">
      <w:pPr>
        <w:numPr>
          <w:ilvl w:val="0"/>
          <w:numId w:val="90"/>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Colon</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b. a sign at the end of the sentence</w:t>
      </w:r>
    </w:p>
    <w:p w14:paraId="0D7731EB" w14:textId="77777777" w:rsidR="002D62BF" w:rsidRDefault="00000000">
      <w:pPr>
        <w:numPr>
          <w:ilvl w:val="0"/>
          <w:numId w:val="90"/>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Question mark</w:t>
      </w:r>
      <w:r>
        <w:rPr>
          <w:rFonts w:ascii="Times New Roman" w:eastAsia="Times New Roman" w:hAnsi="Times New Roman" w:cs="Times New Roman"/>
          <w:color w:val="000000"/>
          <w:sz w:val="28"/>
          <w:szCs w:val="28"/>
        </w:rPr>
        <w:tab/>
        <w:t>c. a sign to separate items in a list</w:t>
      </w:r>
    </w:p>
    <w:p w14:paraId="30C2B2E7" w14:textId="77777777" w:rsidR="002D62BF" w:rsidRDefault="00000000">
      <w:pPr>
        <w:numPr>
          <w:ilvl w:val="0"/>
          <w:numId w:val="90"/>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Comma</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d. a sign used before a list</w:t>
      </w:r>
      <w:r>
        <w:rPr>
          <w:rFonts w:ascii="Times New Roman" w:eastAsia="Times New Roman" w:hAnsi="Times New Roman" w:cs="Times New Roman"/>
          <w:color w:val="000000"/>
          <w:sz w:val="28"/>
          <w:szCs w:val="28"/>
        </w:rPr>
        <w:tab/>
      </w:r>
    </w:p>
    <w:p w14:paraId="38561A0A" w14:textId="77777777" w:rsidR="002D62BF" w:rsidRDefault="00000000">
      <w:pPr>
        <w:numPr>
          <w:ilvl w:val="0"/>
          <w:numId w:val="80"/>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Use punctuation marks in these sentences. /6 points/</w:t>
      </w:r>
    </w:p>
    <w:p w14:paraId="5A31CE78" w14:textId="77777777" w:rsidR="002D62BF" w:rsidRDefault="00000000">
      <w:pPr>
        <w:numPr>
          <w:ilvl w:val="0"/>
          <w:numId w:val="7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Listen Somebody is singing</w:t>
      </w:r>
    </w:p>
    <w:p w14:paraId="43CAAD75" w14:textId="77777777" w:rsidR="002D62BF" w:rsidRDefault="00000000">
      <w:pPr>
        <w:numPr>
          <w:ilvl w:val="0"/>
          <w:numId w:val="7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Although it was late I could attend the meeting</w:t>
      </w:r>
    </w:p>
    <w:p w14:paraId="516D2F81" w14:textId="77777777" w:rsidR="002D62BF" w:rsidRDefault="00000000">
      <w:pPr>
        <w:numPr>
          <w:ilvl w:val="0"/>
          <w:numId w:val="7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like dress skirt and shirt</w:t>
      </w:r>
    </w:p>
    <w:p w14:paraId="64C44512" w14:textId="77777777" w:rsidR="002D62BF" w:rsidRDefault="00000000">
      <w:pPr>
        <w:numPr>
          <w:ilvl w:val="0"/>
          <w:numId w:val="80"/>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Complete the sentences with </w:t>
      </w:r>
      <w:r>
        <w:rPr>
          <w:rFonts w:ascii="Times New Roman" w:eastAsia="Times New Roman" w:hAnsi="Times New Roman" w:cs="Times New Roman"/>
          <w:b/>
          <w:i/>
          <w:color w:val="000000"/>
          <w:sz w:val="28"/>
          <w:szCs w:val="28"/>
        </w:rPr>
        <w:t>gerund</w:t>
      </w:r>
      <w:r>
        <w:rPr>
          <w:rFonts w:ascii="Times New Roman" w:eastAsia="Times New Roman" w:hAnsi="Times New Roman" w:cs="Times New Roman"/>
          <w:b/>
          <w:color w:val="000000"/>
          <w:sz w:val="28"/>
          <w:szCs w:val="28"/>
        </w:rPr>
        <w:t xml:space="preserve"> </w:t>
      </w:r>
      <w:proofErr w:type="gramStart"/>
      <w:r>
        <w:rPr>
          <w:rFonts w:ascii="Times New Roman" w:eastAsia="Times New Roman" w:hAnsi="Times New Roman" w:cs="Times New Roman"/>
          <w:b/>
          <w:color w:val="000000"/>
          <w:sz w:val="28"/>
          <w:szCs w:val="28"/>
        </w:rPr>
        <w:t>forms .</w:t>
      </w:r>
      <w:proofErr w:type="gramEnd"/>
      <w:r>
        <w:rPr>
          <w:rFonts w:ascii="Times New Roman" w:eastAsia="Times New Roman" w:hAnsi="Times New Roman" w:cs="Times New Roman"/>
          <w:b/>
          <w:color w:val="000000"/>
          <w:sz w:val="28"/>
          <w:szCs w:val="28"/>
        </w:rPr>
        <w:t xml:space="preserve"> /4 points/</w:t>
      </w:r>
    </w:p>
    <w:p w14:paraId="589AC23E" w14:textId="77777777" w:rsidR="002D62BF" w:rsidRDefault="00000000">
      <w:pPr>
        <w:numPr>
          <w:ilvl w:val="0"/>
          <w:numId w:val="82"/>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Mary was proud of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(enter) the university after hard work.</w:t>
      </w:r>
    </w:p>
    <w:p w14:paraId="441AA448" w14:textId="77777777" w:rsidR="002D62BF" w:rsidRDefault="00000000">
      <w:pPr>
        <w:numPr>
          <w:ilvl w:val="0"/>
          <w:numId w:val="82"/>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My brother can’t blame me for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(break) his favorite vase.</w:t>
      </w:r>
    </w:p>
    <w:p w14:paraId="4D1D3D3D" w14:textId="77777777" w:rsidR="002D62BF" w:rsidRDefault="00000000">
      <w:pPr>
        <w:numPr>
          <w:ilvl w:val="0"/>
          <w:numId w:val="82"/>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(Memorize)………… new words </w:t>
      </w:r>
      <w:proofErr w:type="gramStart"/>
      <w:r>
        <w:rPr>
          <w:rFonts w:ascii="Times New Roman" w:eastAsia="Times New Roman" w:hAnsi="Times New Roman" w:cs="Times New Roman"/>
          <w:color w:val="000000"/>
          <w:sz w:val="28"/>
          <w:szCs w:val="28"/>
        </w:rPr>
        <w:t>is</w:t>
      </w:r>
      <w:proofErr w:type="gramEnd"/>
      <w:r>
        <w:rPr>
          <w:rFonts w:ascii="Times New Roman" w:eastAsia="Times New Roman" w:hAnsi="Times New Roman" w:cs="Times New Roman"/>
          <w:color w:val="000000"/>
          <w:sz w:val="28"/>
          <w:szCs w:val="28"/>
        </w:rPr>
        <w:t xml:space="preserve"> helpful to learn English.</w:t>
      </w:r>
    </w:p>
    <w:p w14:paraId="75C33A41" w14:textId="77777777" w:rsidR="002D62BF" w:rsidRDefault="00000000">
      <w:pPr>
        <w:numPr>
          <w:ilvl w:val="0"/>
          <w:numId w:val="82"/>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(Drink)……………… too much Cola is bad for our health.</w:t>
      </w:r>
    </w:p>
    <w:p w14:paraId="5D9EBB6F" w14:textId="77777777" w:rsidR="002D62BF" w:rsidRDefault="00000000">
      <w:pPr>
        <w:numPr>
          <w:ilvl w:val="0"/>
          <w:numId w:val="80"/>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Decide the verbs gradual change (GC) or present action (PA) /4 points/</w:t>
      </w:r>
    </w:p>
    <w:p w14:paraId="2D8979DA" w14:textId="77777777" w:rsidR="002D62BF" w:rsidRDefault="00000000">
      <w:pPr>
        <w:numPr>
          <w:ilvl w:val="0"/>
          <w:numId w:val="32"/>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Her broken arm </w:t>
      </w:r>
      <w:r>
        <w:rPr>
          <w:rFonts w:ascii="Times New Roman" w:eastAsia="Times New Roman" w:hAnsi="Times New Roman" w:cs="Times New Roman"/>
          <w:b/>
          <w:i/>
          <w:color w:val="000000"/>
          <w:sz w:val="28"/>
          <w:szCs w:val="28"/>
        </w:rPr>
        <w:t>is</w:t>
      </w:r>
      <w:r>
        <w:rPr>
          <w:rFonts w:ascii="Times New Roman" w:eastAsia="Times New Roman" w:hAnsi="Times New Roman" w:cs="Times New Roman"/>
          <w:color w:val="000000"/>
          <w:sz w:val="28"/>
          <w:szCs w:val="28"/>
        </w:rPr>
        <w:t> </w:t>
      </w:r>
      <w:r>
        <w:rPr>
          <w:rFonts w:ascii="Times New Roman" w:eastAsia="Times New Roman" w:hAnsi="Times New Roman" w:cs="Times New Roman"/>
          <w:b/>
          <w:i/>
          <w:color w:val="000000"/>
          <w:sz w:val="28"/>
          <w:szCs w:val="28"/>
        </w:rPr>
        <w:t>getting</w:t>
      </w:r>
      <w:r>
        <w:rPr>
          <w:rFonts w:ascii="Times New Roman" w:eastAsia="Times New Roman" w:hAnsi="Times New Roman" w:cs="Times New Roman"/>
          <w:color w:val="000000"/>
          <w:sz w:val="28"/>
          <w:szCs w:val="28"/>
        </w:rPr>
        <w:t> better now.</w:t>
      </w:r>
    </w:p>
    <w:p w14:paraId="0E146296" w14:textId="77777777" w:rsidR="002D62BF" w:rsidRDefault="00000000">
      <w:pPr>
        <w:numPr>
          <w:ilvl w:val="0"/>
          <w:numId w:val="32"/>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They </w:t>
      </w:r>
      <w:r>
        <w:rPr>
          <w:rFonts w:ascii="Times New Roman" w:eastAsia="Times New Roman" w:hAnsi="Times New Roman" w:cs="Times New Roman"/>
          <w:b/>
          <w:i/>
          <w:color w:val="000000"/>
          <w:sz w:val="28"/>
          <w:szCs w:val="28"/>
        </w:rPr>
        <w:t>are playing</w:t>
      </w:r>
      <w:r>
        <w:rPr>
          <w:rFonts w:ascii="Times New Roman" w:eastAsia="Times New Roman" w:hAnsi="Times New Roman" w:cs="Times New Roman"/>
          <w:color w:val="000000"/>
          <w:sz w:val="28"/>
          <w:szCs w:val="28"/>
        </w:rPr>
        <w:t xml:space="preserve"> tennis with their friends</w:t>
      </w:r>
    </w:p>
    <w:p w14:paraId="3F16C56C" w14:textId="77777777" w:rsidR="002D62BF" w:rsidRDefault="00000000">
      <w:pPr>
        <w:numPr>
          <w:ilvl w:val="0"/>
          <w:numId w:val="32"/>
        </w:numPr>
        <w:pBdr>
          <w:top w:val="nil"/>
          <w:left w:val="nil"/>
          <w:bottom w:val="nil"/>
          <w:right w:val="nil"/>
          <w:between w:val="nil"/>
        </w:pBdr>
        <w:spacing w:after="0"/>
        <w:rPr>
          <w:rFonts w:ascii="Times New Roman" w:eastAsia="Times New Roman" w:hAnsi="Times New Roman" w:cs="Times New Roman"/>
          <w:b/>
          <w:i/>
          <w:color w:val="000000"/>
          <w:sz w:val="28"/>
          <w:szCs w:val="28"/>
        </w:rPr>
      </w:pPr>
      <w:r>
        <w:rPr>
          <w:rFonts w:ascii="Times New Roman" w:eastAsia="Times New Roman" w:hAnsi="Times New Roman" w:cs="Times New Roman"/>
          <w:color w:val="000000"/>
          <w:sz w:val="28"/>
          <w:szCs w:val="28"/>
        </w:rPr>
        <w:t xml:space="preserve">A lot people </w:t>
      </w:r>
      <w:r>
        <w:rPr>
          <w:rFonts w:ascii="Times New Roman" w:eastAsia="Times New Roman" w:hAnsi="Times New Roman" w:cs="Times New Roman"/>
          <w:b/>
          <w:i/>
          <w:color w:val="000000"/>
          <w:sz w:val="28"/>
          <w:szCs w:val="28"/>
        </w:rPr>
        <w:t>are learning</w:t>
      </w:r>
      <w:r>
        <w:rPr>
          <w:rFonts w:ascii="Times New Roman" w:eastAsia="Times New Roman" w:hAnsi="Times New Roman" w:cs="Times New Roman"/>
          <w:color w:val="000000"/>
          <w:sz w:val="28"/>
          <w:szCs w:val="28"/>
        </w:rPr>
        <w:t xml:space="preserve"> English. </w:t>
      </w:r>
    </w:p>
    <w:p w14:paraId="67A08B29" w14:textId="77777777" w:rsidR="002D62BF" w:rsidRDefault="00000000">
      <w:pPr>
        <w:numPr>
          <w:ilvl w:val="0"/>
          <w:numId w:val="32"/>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I</w:t>
      </w:r>
      <w:r>
        <w:rPr>
          <w:rFonts w:ascii="Times New Roman" w:eastAsia="Times New Roman" w:hAnsi="Times New Roman" w:cs="Times New Roman"/>
          <w:b/>
          <w:i/>
          <w:color w:val="000000"/>
          <w:sz w:val="28"/>
          <w:szCs w:val="28"/>
        </w:rPr>
        <w:t>’m losing</w:t>
      </w:r>
      <w:r>
        <w:rPr>
          <w:rFonts w:ascii="Times New Roman" w:eastAsia="Times New Roman" w:hAnsi="Times New Roman" w:cs="Times New Roman"/>
          <w:i/>
          <w:color w:val="000000"/>
          <w:sz w:val="28"/>
          <w:szCs w:val="28"/>
        </w:rPr>
        <w:t xml:space="preserve"> </w:t>
      </w:r>
      <w:r>
        <w:rPr>
          <w:rFonts w:ascii="Times New Roman" w:eastAsia="Times New Roman" w:hAnsi="Times New Roman" w:cs="Times New Roman"/>
          <w:color w:val="000000"/>
          <w:sz w:val="28"/>
          <w:szCs w:val="28"/>
        </w:rPr>
        <w:t xml:space="preserve">weight these days. </w:t>
      </w:r>
    </w:p>
    <w:p w14:paraId="15079650" w14:textId="77777777" w:rsidR="002D62BF" w:rsidRDefault="00000000">
      <w:pPr>
        <w:numPr>
          <w:ilvl w:val="0"/>
          <w:numId w:val="80"/>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Combine the sentences using the conjunction in brackets /4 points/</w:t>
      </w:r>
    </w:p>
    <w:p w14:paraId="5F1E3C8C" w14:textId="77777777" w:rsidR="002D62BF" w:rsidRDefault="00000000">
      <w:pPr>
        <w:widowControl w:val="0"/>
        <w:numPr>
          <w:ilvl w:val="0"/>
          <w:numId w:val="36"/>
        </w:numPr>
        <w:pBdr>
          <w:top w:val="nil"/>
          <w:left w:val="nil"/>
          <w:bottom w:val="nil"/>
          <w:right w:val="nil"/>
          <w:between w:val="nil"/>
        </w:pBdr>
        <w:tabs>
          <w:tab w:val="left" w:pos="1179"/>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turned up the radio. I wanted to listen to the news. (so that)</w:t>
      </w:r>
    </w:p>
    <w:p w14:paraId="2605BD9F" w14:textId="77777777" w:rsidR="002D62BF" w:rsidRDefault="00000000">
      <w:pPr>
        <w:numPr>
          <w:ilvl w:val="0"/>
          <w:numId w:val="36"/>
        </w:numPr>
        <w:pBdr>
          <w:top w:val="nil"/>
          <w:left w:val="nil"/>
          <w:bottom w:val="nil"/>
          <w:right w:val="nil"/>
          <w:between w:val="nil"/>
        </w:pBdr>
        <w:tabs>
          <w:tab w:val="left" w:pos="2685"/>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Sue lowered the volume on the TV set. She didn’t want to disturb her roommate.  (so that)</w:t>
      </w:r>
    </w:p>
    <w:p w14:paraId="454852C8" w14:textId="77777777" w:rsidR="002D62BF" w:rsidRDefault="00000000">
      <w:pPr>
        <w:widowControl w:val="0"/>
        <w:numPr>
          <w:ilvl w:val="0"/>
          <w:numId w:val="36"/>
        </w:numPr>
        <w:pBdr>
          <w:top w:val="nil"/>
          <w:left w:val="nil"/>
          <w:bottom w:val="nil"/>
          <w:right w:val="nil"/>
          <w:between w:val="nil"/>
        </w:pBdr>
        <w:tabs>
          <w:tab w:val="left" w:pos="1179"/>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He tried to find a car park. He wanted to park his car. (in order to)</w:t>
      </w:r>
    </w:p>
    <w:p w14:paraId="029C8A38" w14:textId="77777777" w:rsidR="002D62BF" w:rsidRDefault="00000000">
      <w:pPr>
        <w:widowControl w:val="0"/>
        <w:numPr>
          <w:ilvl w:val="0"/>
          <w:numId w:val="36"/>
        </w:numPr>
        <w:pBdr>
          <w:top w:val="nil"/>
          <w:left w:val="nil"/>
          <w:bottom w:val="nil"/>
          <w:right w:val="nil"/>
          <w:between w:val="nil"/>
        </w:pBdr>
        <w:tabs>
          <w:tab w:val="left" w:pos="1179"/>
        </w:tabs>
        <w:spacing w:after="0"/>
        <w:ind w:right="10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Andrew’s friends visited him. They wanted to congratulate him on his graduation. (in order to)</w:t>
      </w:r>
    </w:p>
    <w:p w14:paraId="4A6F255D" w14:textId="77777777" w:rsidR="002D62BF" w:rsidRDefault="002D62BF">
      <w:pPr>
        <w:tabs>
          <w:tab w:val="left" w:pos="2685"/>
        </w:tabs>
        <w:rPr>
          <w:rFonts w:ascii="Times New Roman" w:eastAsia="Times New Roman" w:hAnsi="Times New Roman" w:cs="Times New Roman"/>
          <w:b/>
          <w:sz w:val="28"/>
          <w:szCs w:val="28"/>
        </w:rPr>
      </w:pPr>
    </w:p>
    <w:p w14:paraId="24F94245" w14:textId="77777777" w:rsidR="002D62BF"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Total 25 points </w:t>
      </w:r>
      <w:proofErr w:type="gramStart"/>
      <w:r>
        <w:rPr>
          <w:rFonts w:ascii="Times New Roman" w:eastAsia="Times New Roman" w:hAnsi="Times New Roman" w:cs="Times New Roman"/>
          <w:b/>
          <w:sz w:val="28"/>
          <w:szCs w:val="28"/>
        </w:rPr>
        <w:t>Good</w:t>
      </w:r>
      <w:proofErr w:type="gramEnd"/>
      <w:r>
        <w:rPr>
          <w:rFonts w:ascii="Times New Roman" w:eastAsia="Times New Roman" w:hAnsi="Times New Roman" w:cs="Times New Roman"/>
          <w:b/>
          <w:sz w:val="28"/>
          <w:szCs w:val="28"/>
        </w:rPr>
        <w:t xml:space="preserve"> luck</w:t>
      </w:r>
    </w:p>
    <w:p w14:paraId="0970279D" w14:textId="77777777" w:rsidR="002D62BF" w:rsidRDefault="002D62BF">
      <w:pPr>
        <w:tabs>
          <w:tab w:val="left" w:pos="2685"/>
        </w:tabs>
        <w:rPr>
          <w:rFonts w:ascii="Times New Roman" w:eastAsia="Times New Roman" w:hAnsi="Times New Roman" w:cs="Times New Roman"/>
          <w:sz w:val="28"/>
          <w:szCs w:val="28"/>
        </w:rPr>
      </w:pPr>
    </w:p>
    <w:p w14:paraId="2EAC5DA5" w14:textId="77777777" w:rsidR="002D62BF" w:rsidRDefault="00000000">
      <w:pPr>
        <w:spacing w:line="240" w:lineRule="auto"/>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lastRenderedPageBreak/>
        <w:t>KEY to unit-1                                 A version</w:t>
      </w:r>
    </w:p>
    <w:p w14:paraId="259151D8" w14:textId="77777777" w:rsidR="002D62BF" w:rsidRDefault="00000000">
      <w:pPr>
        <w:numPr>
          <w:ilvl w:val="0"/>
          <w:numId w:val="33"/>
        </w:numPr>
        <w:pBdr>
          <w:top w:val="nil"/>
          <w:left w:val="nil"/>
          <w:bottom w:val="nil"/>
          <w:right w:val="nil"/>
          <w:between w:val="nil"/>
        </w:pBdr>
        <w:spacing w:after="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Complete the chart /3 points/</w:t>
      </w:r>
    </w:p>
    <w:tbl>
      <w:tblPr>
        <w:tblStyle w:val="a1"/>
        <w:tblW w:w="8568" w:type="dxa"/>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
        <w:gridCol w:w="2610"/>
        <w:gridCol w:w="2883"/>
        <w:gridCol w:w="2607"/>
      </w:tblGrid>
      <w:tr w:rsidR="002D62BF" w14:paraId="72AF91D1" w14:textId="77777777">
        <w:tc>
          <w:tcPr>
            <w:tcW w:w="468" w:type="dxa"/>
            <w:tcBorders>
              <w:top w:val="single" w:sz="4" w:space="0" w:color="000000"/>
              <w:left w:val="single" w:sz="4" w:space="0" w:color="000000"/>
              <w:bottom w:val="single" w:sz="4" w:space="0" w:color="000000"/>
              <w:right w:val="single" w:sz="4" w:space="0" w:color="000000"/>
            </w:tcBorders>
          </w:tcPr>
          <w:p w14:paraId="52FD8935" w14:textId="77777777" w:rsidR="002D62BF" w:rsidRDefault="002D62BF">
            <w:pPr>
              <w:pBdr>
                <w:top w:val="nil"/>
                <w:left w:val="nil"/>
                <w:bottom w:val="nil"/>
                <w:right w:val="nil"/>
                <w:between w:val="nil"/>
              </w:pBdr>
              <w:rPr>
                <w:rFonts w:ascii="Times New Roman" w:eastAsia="Times New Roman" w:hAnsi="Times New Roman" w:cs="Times New Roman"/>
                <w:color w:val="000000"/>
                <w:sz w:val="27"/>
                <w:szCs w:val="27"/>
              </w:rPr>
            </w:pPr>
          </w:p>
        </w:tc>
        <w:tc>
          <w:tcPr>
            <w:tcW w:w="2610" w:type="dxa"/>
            <w:tcBorders>
              <w:top w:val="single" w:sz="4" w:space="0" w:color="000000"/>
              <w:left w:val="single" w:sz="4" w:space="0" w:color="000000"/>
              <w:bottom w:val="single" w:sz="4" w:space="0" w:color="000000"/>
              <w:right w:val="single" w:sz="4" w:space="0" w:color="000000"/>
            </w:tcBorders>
          </w:tcPr>
          <w:p w14:paraId="6385A9DE" w14:textId="77777777" w:rsidR="002D62BF" w:rsidRDefault="00000000">
            <w:pPr>
              <w:pBdr>
                <w:top w:val="nil"/>
                <w:left w:val="nil"/>
                <w:bottom w:val="nil"/>
                <w:right w:val="nil"/>
                <w:between w:val="nil"/>
              </w:pBdr>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Country</w:t>
            </w:r>
          </w:p>
        </w:tc>
        <w:tc>
          <w:tcPr>
            <w:tcW w:w="2883" w:type="dxa"/>
            <w:tcBorders>
              <w:top w:val="single" w:sz="4" w:space="0" w:color="000000"/>
              <w:left w:val="single" w:sz="4" w:space="0" w:color="000000"/>
              <w:bottom w:val="single" w:sz="4" w:space="0" w:color="000000"/>
              <w:right w:val="single" w:sz="4" w:space="0" w:color="000000"/>
            </w:tcBorders>
          </w:tcPr>
          <w:p w14:paraId="19D28DE8" w14:textId="77777777" w:rsidR="002D62BF" w:rsidRDefault="00000000">
            <w:pPr>
              <w:pBdr>
                <w:top w:val="nil"/>
                <w:left w:val="nil"/>
                <w:bottom w:val="nil"/>
                <w:right w:val="nil"/>
                <w:between w:val="nil"/>
              </w:pBdr>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Nationality</w:t>
            </w:r>
          </w:p>
        </w:tc>
        <w:tc>
          <w:tcPr>
            <w:tcW w:w="2607" w:type="dxa"/>
            <w:tcBorders>
              <w:top w:val="single" w:sz="4" w:space="0" w:color="000000"/>
              <w:left w:val="single" w:sz="4" w:space="0" w:color="000000"/>
              <w:bottom w:val="single" w:sz="4" w:space="0" w:color="000000"/>
              <w:right w:val="single" w:sz="4" w:space="0" w:color="000000"/>
            </w:tcBorders>
          </w:tcPr>
          <w:p w14:paraId="3D9AB21B" w14:textId="77777777" w:rsidR="002D62BF" w:rsidRDefault="00000000">
            <w:pPr>
              <w:pBdr>
                <w:top w:val="nil"/>
                <w:left w:val="nil"/>
                <w:bottom w:val="nil"/>
                <w:right w:val="nil"/>
                <w:between w:val="nil"/>
              </w:pBdr>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Language</w:t>
            </w:r>
          </w:p>
        </w:tc>
      </w:tr>
      <w:tr w:rsidR="002D62BF" w14:paraId="7717BE2C" w14:textId="77777777">
        <w:tc>
          <w:tcPr>
            <w:tcW w:w="468" w:type="dxa"/>
            <w:tcBorders>
              <w:top w:val="single" w:sz="4" w:space="0" w:color="000000"/>
              <w:left w:val="single" w:sz="4" w:space="0" w:color="000000"/>
              <w:bottom w:val="single" w:sz="4" w:space="0" w:color="000000"/>
              <w:right w:val="single" w:sz="4" w:space="0" w:color="000000"/>
            </w:tcBorders>
          </w:tcPr>
          <w:p w14:paraId="547A013A" w14:textId="77777777" w:rsidR="002D62BF" w:rsidRDefault="00000000">
            <w:pPr>
              <w:pBdr>
                <w:top w:val="nil"/>
                <w:left w:val="nil"/>
                <w:bottom w:val="nil"/>
                <w:right w:val="nil"/>
                <w:between w:val="nil"/>
              </w:pBd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1</w:t>
            </w:r>
          </w:p>
        </w:tc>
        <w:tc>
          <w:tcPr>
            <w:tcW w:w="2610" w:type="dxa"/>
            <w:tcBorders>
              <w:top w:val="single" w:sz="4" w:space="0" w:color="000000"/>
              <w:left w:val="single" w:sz="4" w:space="0" w:color="000000"/>
              <w:bottom w:val="single" w:sz="4" w:space="0" w:color="000000"/>
              <w:right w:val="single" w:sz="4" w:space="0" w:color="000000"/>
            </w:tcBorders>
          </w:tcPr>
          <w:p w14:paraId="678DE31D" w14:textId="77777777" w:rsidR="002D62BF" w:rsidRDefault="00000000">
            <w:pPr>
              <w:pBdr>
                <w:top w:val="nil"/>
                <w:left w:val="nil"/>
                <w:bottom w:val="nil"/>
                <w:right w:val="nil"/>
                <w:between w:val="nil"/>
              </w:pBd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Germany </w:t>
            </w:r>
          </w:p>
        </w:tc>
        <w:tc>
          <w:tcPr>
            <w:tcW w:w="2883" w:type="dxa"/>
            <w:tcBorders>
              <w:top w:val="single" w:sz="4" w:space="0" w:color="000000"/>
              <w:left w:val="single" w:sz="4" w:space="0" w:color="000000"/>
              <w:bottom w:val="single" w:sz="4" w:space="0" w:color="000000"/>
              <w:right w:val="single" w:sz="4" w:space="0" w:color="000000"/>
            </w:tcBorders>
          </w:tcPr>
          <w:p w14:paraId="494EAF98" w14:textId="77777777" w:rsidR="002D62BF" w:rsidRDefault="00000000">
            <w:pPr>
              <w:pBdr>
                <w:top w:val="nil"/>
                <w:left w:val="nil"/>
                <w:bottom w:val="nil"/>
                <w:right w:val="nil"/>
                <w:between w:val="nil"/>
              </w:pBdr>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German</w:t>
            </w:r>
          </w:p>
        </w:tc>
        <w:tc>
          <w:tcPr>
            <w:tcW w:w="2607" w:type="dxa"/>
            <w:tcBorders>
              <w:top w:val="single" w:sz="4" w:space="0" w:color="000000"/>
              <w:left w:val="single" w:sz="4" w:space="0" w:color="000000"/>
              <w:bottom w:val="single" w:sz="4" w:space="0" w:color="000000"/>
              <w:right w:val="single" w:sz="4" w:space="0" w:color="000000"/>
            </w:tcBorders>
          </w:tcPr>
          <w:p w14:paraId="6AB32ECF" w14:textId="77777777" w:rsidR="002D62BF" w:rsidRDefault="00000000">
            <w:pPr>
              <w:pBdr>
                <w:top w:val="nil"/>
                <w:left w:val="nil"/>
                <w:bottom w:val="nil"/>
                <w:right w:val="nil"/>
                <w:between w:val="nil"/>
              </w:pBdr>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German</w:t>
            </w:r>
          </w:p>
        </w:tc>
      </w:tr>
      <w:tr w:rsidR="002D62BF" w14:paraId="0D0A132E" w14:textId="77777777">
        <w:tc>
          <w:tcPr>
            <w:tcW w:w="468" w:type="dxa"/>
            <w:tcBorders>
              <w:top w:val="single" w:sz="4" w:space="0" w:color="000000"/>
              <w:left w:val="single" w:sz="4" w:space="0" w:color="000000"/>
              <w:bottom w:val="single" w:sz="4" w:space="0" w:color="000000"/>
              <w:right w:val="single" w:sz="4" w:space="0" w:color="000000"/>
            </w:tcBorders>
          </w:tcPr>
          <w:p w14:paraId="64E78B4E" w14:textId="77777777" w:rsidR="002D62BF" w:rsidRDefault="00000000">
            <w:pPr>
              <w:pBdr>
                <w:top w:val="nil"/>
                <w:left w:val="nil"/>
                <w:bottom w:val="nil"/>
                <w:right w:val="nil"/>
                <w:between w:val="nil"/>
              </w:pBd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2</w:t>
            </w:r>
          </w:p>
        </w:tc>
        <w:tc>
          <w:tcPr>
            <w:tcW w:w="2610" w:type="dxa"/>
            <w:tcBorders>
              <w:top w:val="single" w:sz="4" w:space="0" w:color="000000"/>
              <w:left w:val="single" w:sz="4" w:space="0" w:color="000000"/>
              <w:bottom w:val="single" w:sz="4" w:space="0" w:color="000000"/>
              <w:right w:val="single" w:sz="4" w:space="0" w:color="000000"/>
            </w:tcBorders>
          </w:tcPr>
          <w:p w14:paraId="21D809C7" w14:textId="77777777" w:rsidR="002D62BF" w:rsidRDefault="00000000">
            <w:pPr>
              <w:pBdr>
                <w:top w:val="nil"/>
                <w:left w:val="nil"/>
                <w:bottom w:val="nil"/>
                <w:right w:val="nil"/>
                <w:between w:val="nil"/>
              </w:pBdr>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France</w:t>
            </w:r>
          </w:p>
        </w:tc>
        <w:tc>
          <w:tcPr>
            <w:tcW w:w="2883" w:type="dxa"/>
            <w:tcBorders>
              <w:top w:val="single" w:sz="4" w:space="0" w:color="000000"/>
              <w:left w:val="single" w:sz="4" w:space="0" w:color="000000"/>
              <w:bottom w:val="single" w:sz="4" w:space="0" w:color="000000"/>
              <w:right w:val="single" w:sz="4" w:space="0" w:color="000000"/>
            </w:tcBorders>
          </w:tcPr>
          <w:p w14:paraId="77FBD3FB" w14:textId="77777777" w:rsidR="002D62BF" w:rsidRDefault="00000000">
            <w:pPr>
              <w:pBdr>
                <w:top w:val="nil"/>
                <w:left w:val="nil"/>
                <w:bottom w:val="nil"/>
                <w:right w:val="nil"/>
                <w:between w:val="nil"/>
              </w:pBd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French </w:t>
            </w:r>
          </w:p>
        </w:tc>
        <w:tc>
          <w:tcPr>
            <w:tcW w:w="2607" w:type="dxa"/>
            <w:tcBorders>
              <w:top w:val="single" w:sz="4" w:space="0" w:color="000000"/>
              <w:left w:val="single" w:sz="4" w:space="0" w:color="000000"/>
              <w:bottom w:val="single" w:sz="4" w:space="0" w:color="000000"/>
              <w:right w:val="single" w:sz="4" w:space="0" w:color="000000"/>
            </w:tcBorders>
          </w:tcPr>
          <w:p w14:paraId="13004956" w14:textId="77777777" w:rsidR="002D62BF" w:rsidRDefault="00000000">
            <w:pPr>
              <w:pBdr>
                <w:top w:val="nil"/>
                <w:left w:val="nil"/>
                <w:bottom w:val="nil"/>
                <w:right w:val="nil"/>
                <w:between w:val="nil"/>
              </w:pBdr>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French</w:t>
            </w:r>
          </w:p>
        </w:tc>
      </w:tr>
      <w:tr w:rsidR="002D62BF" w14:paraId="2D98F317" w14:textId="77777777">
        <w:tc>
          <w:tcPr>
            <w:tcW w:w="468" w:type="dxa"/>
            <w:tcBorders>
              <w:top w:val="single" w:sz="4" w:space="0" w:color="000000"/>
              <w:left w:val="single" w:sz="4" w:space="0" w:color="000000"/>
              <w:bottom w:val="single" w:sz="4" w:space="0" w:color="000000"/>
              <w:right w:val="single" w:sz="4" w:space="0" w:color="000000"/>
            </w:tcBorders>
          </w:tcPr>
          <w:p w14:paraId="568E8242" w14:textId="77777777" w:rsidR="002D62BF" w:rsidRDefault="00000000">
            <w:pPr>
              <w:pBdr>
                <w:top w:val="nil"/>
                <w:left w:val="nil"/>
                <w:bottom w:val="nil"/>
                <w:right w:val="nil"/>
                <w:between w:val="nil"/>
              </w:pBd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3</w:t>
            </w:r>
          </w:p>
        </w:tc>
        <w:tc>
          <w:tcPr>
            <w:tcW w:w="2610" w:type="dxa"/>
            <w:tcBorders>
              <w:top w:val="single" w:sz="4" w:space="0" w:color="000000"/>
              <w:left w:val="single" w:sz="4" w:space="0" w:color="000000"/>
              <w:bottom w:val="single" w:sz="4" w:space="0" w:color="000000"/>
              <w:right w:val="single" w:sz="4" w:space="0" w:color="000000"/>
            </w:tcBorders>
          </w:tcPr>
          <w:p w14:paraId="342800CF" w14:textId="77777777" w:rsidR="002D62BF" w:rsidRDefault="00000000">
            <w:pPr>
              <w:pBdr>
                <w:top w:val="nil"/>
                <w:left w:val="nil"/>
                <w:bottom w:val="nil"/>
                <w:right w:val="nil"/>
                <w:between w:val="nil"/>
              </w:pBdr>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Italy</w:t>
            </w:r>
          </w:p>
        </w:tc>
        <w:tc>
          <w:tcPr>
            <w:tcW w:w="2883" w:type="dxa"/>
            <w:tcBorders>
              <w:top w:val="single" w:sz="4" w:space="0" w:color="000000"/>
              <w:left w:val="single" w:sz="4" w:space="0" w:color="000000"/>
              <w:bottom w:val="single" w:sz="4" w:space="0" w:color="000000"/>
              <w:right w:val="single" w:sz="4" w:space="0" w:color="000000"/>
            </w:tcBorders>
          </w:tcPr>
          <w:p w14:paraId="7DB3CF13" w14:textId="77777777" w:rsidR="002D62BF" w:rsidRDefault="00000000">
            <w:pPr>
              <w:pBdr>
                <w:top w:val="nil"/>
                <w:left w:val="nil"/>
                <w:bottom w:val="nil"/>
                <w:right w:val="nil"/>
                <w:between w:val="nil"/>
              </w:pBdr>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Italy</w:t>
            </w:r>
          </w:p>
        </w:tc>
        <w:tc>
          <w:tcPr>
            <w:tcW w:w="2607" w:type="dxa"/>
            <w:tcBorders>
              <w:top w:val="single" w:sz="4" w:space="0" w:color="000000"/>
              <w:left w:val="single" w:sz="4" w:space="0" w:color="000000"/>
              <w:bottom w:val="single" w:sz="4" w:space="0" w:color="000000"/>
              <w:right w:val="single" w:sz="4" w:space="0" w:color="000000"/>
            </w:tcBorders>
          </w:tcPr>
          <w:p w14:paraId="761C0FD9" w14:textId="77777777" w:rsidR="002D62BF" w:rsidRDefault="00000000">
            <w:pPr>
              <w:pBdr>
                <w:top w:val="nil"/>
                <w:left w:val="nil"/>
                <w:bottom w:val="nil"/>
                <w:right w:val="nil"/>
                <w:between w:val="nil"/>
              </w:pBd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Italian </w:t>
            </w:r>
          </w:p>
        </w:tc>
      </w:tr>
    </w:tbl>
    <w:p w14:paraId="5FB28B8D" w14:textId="77777777" w:rsidR="002D62BF" w:rsidRDefault="00000000">
      <w:pPr>
        <w:numPr>
          <w:ilvl w:val="0"/>
          <w:numId w:val="33"/>
        </w:numPr>
        <w:pBdr>
          <w:top w:val="nil"/>
          <w:left w:val="nil"/>
          <w:bottom w:val="nil"/>
          <w:right w:val="nil"/>
          <w:between w:val="nil"/>
        </w:pBdr>
        <w:spacing w:after="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Match the words to their definitions /4 points/</w:t>
      </w:r>
    </w:p>
    <w:p w14:paraId="5FA08407"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1d, 2c, 3a, 4b</w:t>
      </w:r>
    </w:p>
    <w:p w14:paraId="2BF5D849" w14:textId="77777777" w:rsidR="002D62BF" w:rsidRDefault="00000000">
      <w:pPr>
        <w:numPr>
          <w:ilvl w:val="0"/>
          <w:numId w:val="33"/>
        </w:numPr>
        <w:pBdr>
          <w:top w:val="nil"/>
          <w:left w:val="nil"/>
          <w:bottom w:val="nil"/>
          <w:right w:val="nil"/>
          <w:between w:val="nil"/>
        </w:pBdr>
        <w:spacing w:after="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Use punctuation marks in these sentences. /6 points/</w:t>
      </w:r>
    </w:p>
    <w:p w14:paraId="117736E6" w14:textId="77777777" w:rsidR="002D62BF" w:rsidRDefault="00000000">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Look! Somebody is dancing.</w:t>
      </w:r>
    </w:p>
    <w:p w14:paraId="2581C8E2" w14:textId="77777777" w:rsidR="002D62BF" w:rsidRDefault="00000000">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However, it was late I could attend the meeting.</w:t>
      </w:r>
    </w:p>
    <w:p w14:paraId="7F0449D5" w14:textId="77777777" w:rsidR="002D62BF" w:rsidRDefault="00000000">
      <w:pPr>
        <w:numPr>
          <w:ilvl w:val="0"/>
          <w:numId w:val="35"/>
        </w:numPr>
        <w:pBdr>
          <w:top w:val="nil"/>
          <w:left w:val="nil"/>
          <w:bottom w:val="nil"/>
          <w:right w:val="nil"/>
          <w:between w:val="nil"/>
        </w:pBd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I like an apple, kiwi and an orange.</w:t>
      </w:r>
    </w:p>
    <w:p w14:paraId="6291785F" w14:textId="77777777" w:rsidR="002D62BF" w:rsidRDefault="00000000">
      <w:pPr>
        <w:numPr>
          <w:ilvl w:val="0"/>
          <w:numId w:val="33"/>
        </w:numPr>
        <w:pBdr>
          <w:top w:val="nil"/>
          <w:left w:val="nil"/>
          <w:bottom w:val="nil"/>
          <w:right w:val="nil"/>
          <w:between w:val="nil"/>
        </w:pBdr>
        <w:spacing w:after="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Complete the sentences with </w:t>
      </w:r>
      <w:r>
        <w:rPr>
          <w:rFonts w:ascii="Times New Roman" w:eastAsia="Times New Roman" w:hAnsi="Times New Roman" w:cs="Times New Roman"/>
          <w:b/>
          <w:i/>
          <w:color w:val="000000"/>
          <w:sz w:val="27"/>
          <w:szCs w:val="27"/>
        </w:rPr>
        <w:t>gerund</w:t>
      </w:r>
      <w:r>
        <w:rPr>
          <w:rFonts w:ascii="Times New Roman" w:eastAsia="Times New Roman" w:hAnsi="Times New Roman" w:cs="Times New Roman"/>
          <w:b/>
          <w:color w:val="000000"/>
          <w:sz w:val="27"/>
          <w:szCs w:val="27"/>
        </w:rPr>
        <w:t xml:space="preserve"> </w:t>
      </w:r>
      <w:proofErr w:type="gramStart"/>
      <w:r>
        <w:rPr>
          <w:rFonts w:ascii="Times New Roman" w:eastAsia="Times New Roman" w:hAnsi="Times New Roman" w:cs="Times New Roman"/>
          <w:b/>
          <w:color w:val="000000"/>
          <w:sz w:val="27"/>
          <w:szCs w:val="27"/>
        </w:rPr>
        <w:t>form .</w:t>
      </w:r>
      <w:proofErr w:type="gramEnd"/>
      <w:r>
        <w:rPr>
          <w:rFonts w:ascii="Times New Roman" w:eastAsia="Times New Roman" w:hAnsi="Times New Roman" w:cs="Times New Roman"/>
          <w:b/>
          <w:color w:val="000000"/>
          <w:sz w:val="27"/>
          <w:szCs w:val="27"/>
        </w:rPr>
        <w:t xml:space="preserve"> /4 points/</w:t>
      </w:r>
    </w:p>
    <w:p w14:paraId="01C3C86E" w14:textId="77777777" w:rsidR="002D62BF" w:rsidRDefault="00000000">
      <w:pPr>
        <w:numPr>
          <w:ilvl w:val="0"/>
          <w:numId w:val="136"/>
        </w:numPr>
        <w:pBdr>
          <w:top w:val="nil"/>
          <w:left w:val="nil"/>
          <w:bottom w:val="nil"/>
          <w:right w:val="nil"/>
          <w:between w:val="nil"/>
        </w:pBd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breaking 2. working 3. Using 4. Learning</w:t>
      </w:r>
    </w:p>
    <w:p w14:paraId="4EECD75C" w14:textId="77777777" w:rsidR="002D62BF" w:rsidRDefault="00000000">
      <w:pPr>
        <w:numPr>
          <w:ilvl w:val="0"/>
          <w:numId w:val="33"/>
        </w:numPr>
        <w:pBdr>
          <w:top w:val="nil"/>
          <w:left w:val="nil"/>
          <w:bottom w:val="nil"/>
          <w:right w:val="nil"/>
          <w:between w:val="nil"/>
        </w:pBdr>
        <w:spacing w:after="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Decide the verbs gradual change (GC) or present action (PA) /4 points/</w:t>
      </w:r>
    </w:p>
    <w:p w14:paraId="6F0ED57D" w14:textId="77777777" w:rsidR="002D62BF" w:rsidRDefault="00000000">
      <w:pPr>
        <w:pBdr>
          <w:top w:val="nil"/>
          <w:left w:val="nil"/>
          <w:bottom w:val="nil"/>
          <w:right w:val="nil"/>
          <w:between w:val="nil"/>
        </w:pBdr>
        <w:spacing w:after="0" w:line="240" w:lineRule="auto"/>
        <w:ind w:left="1440"/>
        <w:rPr>
          <w:rFonts w:ascii="Times New Roman" w:eastAsia="Times New Roman" w:hAnsi="Times New Roman" w:cs="Times New Roman"/>
          <w:color w:val="000000"/>
          <w:sz w:val="27"/>
          <w:szCs w:val="27"/>
        </w:rPr>
      </w:pPr>
      <w:r>
        <w:rPr>
          <w:rFonts w:ascii="Times New Roman" w:eastAsia="Times New Roman" w:hAnsi="Times New Roman" w:cs="Times New Roman"/>
          <w:i/>
          <w:color w:val="000000"/>
          <w:sz w:val="27"/>
          <w:szCs w:val="27"/>
        </w:rPr>
        <w:t xml:space="preserve">1. GC, 2. PA, 3. PA, 4. GC </w:t>
      </w:r>
    </w:p>
    <w:p w14:paraId="272110ED" w14:textId="77777777" w:rsidR="002D62BF" w:rsidRDefault="00000000">
      <w:pPr>
        <w:widowControl w:val="0"/>
        <w:numPr>
          <w:ilvl w:val="0"/>
          <w:numId w:val="33"/>
        </w:numPr>
        <w:pBdr>
          <w:top w:val="nil"/>
          <w:left w:val="nil"/>
          <w:bottom w:val="nil"/>
          <w:right w:val="nil"/>
          <w:between w:val="nil"/>
        </w:pBdr>
        <w:tabs>
          <w:tab w:val="left" w:pos="831"/>
        </w:tabs>
        <w:spacing w:after="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Combine the sentences using the words in brackets. /4 points/</w:t>
      </w:r>
    </w:p>
    <w:p w14:paraId="3A9318F5" w14:textId="77777777" w:rsidR="002D62BF" w:rsidRDefault="00000000">
      <w:pPr>
        <w:widowControl w:val="0"/>
        <w:numPr>
          <w:ilvl w:val="0"/>
          <w:numId w:val="144"/>
        </w:numPr>
        <w:pBdr>
          <w:top w:val="nil"/>
          <w:left w:val="nil"/>
          <w:bottom w:val="nil"/>
          <w:right w:val="nil"/>
          <w:between w:val="nil"/>
        </w:pBdr>
        <w:tabs>
          <w:tab w:val="left" w:pos="1179"/>
        </w:tabs>
        <w:spacing w:after="0" w:line="240" w:lineRule="auto"/>
        <w:ind w:right="321"/>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The teacher tested the students in order to see if they remembered the things they had learnt.</w:t>
      </w:r>
    </w:p>
    <w:p w14:paraId="38314612" w14:textId="77777777" w:rsidR="002D62BF" w:rsidRDefault="00000000">
      <w:pPr>
        <w:numPr>
          <w:ilvl w:val="0"/>
          <w:numId w:val="144"/>
        </w:numPr>
        <w:pBdr>
          <w:top w:val="nil"/>
          <w:left w:val="nil"/>
          <w:bottom w:val="nil"/>
          <w:right w:val="nil"/>
          <w:between w:val="nil"/>
        </w:pBd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He tried to hide the broken vase so that he didn’t want to be punished. </w:t>
      </w:r>
    </w:p>
    <w:p w14:paraId="5559FCED" w14:textId="77777777" w:rsidR="002D62BF" w:rsidRDefault="00000000">
      <w:pPr>
        <w:numPr>
          <w:ilvl w:val="0"/>
          <w:numId w:val="144"/>
        </w:numPr>
        <w:pBdr>
          <w:top w:val="nil"/>
          <w:left w:val="nil"/>
          <w:bottom w:val="nil"/>
          <w:right w:val="nil"/>
          <w:between w:val="nil"/>
        </w:pBd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Mark is going to repair the roof so that the rain won’t come in. </w:t>
      </w:r>
    </w:p>
    <w:p w14:paraId="7848E883" w14:textId="77777777" w:rsidR="002D62BF" w:rsidRDefault="00000000">
      <w:pPr>
        <w:numPr>
          <w:ilvl w:val="0"/>
          <w:numId w:val="144"/>
        </w:numPr>
        <w:pBdr>
          <w:top w:val="nil"/>
          <w:left w:val="nil"/>
          <w:bottom w:val="nil"/>
          <w:right w:val="nil"/>
          <w:between w:val="nil"/>
        </w:pBd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We often switch off the heating in order to save money.</w:t>
      </w:r>
    </w:p>
    <w:p w14:paraId="200CD052" w14:textId="77777777" w:rsidR="002D62BF" w:rsidRDefault="00000000">
      <w:pPr>
        <w:pBdr>
          <w:top w:val="nil"/>
          <w:left w:val="nil"/>
          <w:bottom w:val="nil"/>
          <w:right w:val="nil"/>
          <w:between w:val="nil"/>
        </w:pBdr>
        <w:spacing w:line="240" w:lineRule="auto"/>
        <w:ind w:left="1080"/>
        <w:jc w:val="center"/>
        <w:rPr>
          <w:rFonts w:ascii="Times New Roman" w:eastAsia="Times New Roman" w:hAnsi="Times New Roman" w:cs="Times New Roman"/>
          <w:b/>
          <w:color w:val="0070C0"/>
          <w:sz w:val="27"/>
          <w:szCs w:val="27"/>
        </w:rPr>
      </w:pPr>
      <w:r>
        <w:rPr>
          <w:rFonts w:ascii="Times New Roman" w:eastAsia="Times New Roman" w:hAnsi="Times New Roman" w:cs="Times New Roman"/>
          <w:b/>
          <w:color w:val="0070C0"/>
          <w:sz w:val="27"/>
          <w:szCs w:val="27"/>
        </w:rPr>
        <w:t>B version</w:t>
      </w:r>
    </w:p>
    <w:p w14:paraId="26A08E77" w14:textId="77777777" w:rsidR="002D62BF" w:rsidRDefault="00000000">
      <w:pPr>
        <w:numPr>
          <w:ilvl w:val="0"/>
          <w:numId w:val="146"/>
        </w:numPr>
        <w:pBdr>
          <w:top w:val="nil"/>
          <w:left w:val="nil"/>
          <w:bottom w:val="nil"/>
          <w:right w:val="nil"/>
          <w:between w:val="nil"/>
        </w:pBdr>
        <w:spacing w:after="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Complete the chart /3 points/</w:t>
      </w:r>
    </w:p>
    <w:tbl>
      <w:tblPr>
        <w:tblStyle w:val="a2"/>
        <w:tblW w:w="8568" w:type="dxa"/>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
        <w:gridCol w:w="2610"/>
        <w:gridCol w:w="2883"/>
        <w:gridCol w:w="2607"/>
      </w:tblGrid>
      <w:tr w:rsidR="002D62BF" w14:paraId="449F455A" w14:textId="77777777">
        <w:tc>
          <w:tcPr>
            <w:tcW w:w="468" w:type="dxa"/>
            <w:tcBorders>
              <w:top w:val="single" w:sz="4" w:space="0" w:color="000000"/>
              <w:left w:val="single" w:sz="4" w:space="0" w:color="000000"/>
              <w:bottom w:val="single" w:sz="4" w:space="0" w:color="000000"/>
              <w:right w:val="single" w:sz="4" w:space="0" w:color="000000"/>
            </w:tcBorders>
          </w:tcPr>
          <w:p w14:paraId="7886394D" w14:textId="77777777" w:rsidR="002D62BF" w:rsidRDefault="002D62BF">
            <w:pPr>
              <w:pBdr>
                <w:top w:val="nil"/>
                <w:left w:val="nil"/>
                <w:bottom w:val="nil"/>
                <w:right w:val="nil"/>
                <w:between w:val="nil"/>
              </w:pBdr>
              <w:rPr>
                <w:rFonts w:ascii="Times New Roman" w:eastAsia="Times New Roman" w:hAnsi="Times New Roman" w:cs="Times New Roman"/>
                <w:color w:val="000000"/>
                <w:sz w:val="27"/>
                <w:szCs w:val="27"/>
              </w:rPr>
            </w:pPr>
          </w:p>
        </w:tc>
        <w:tc>
          <w:tcPr>
            <w:tcW w:w="2610" w:type="dxa"/>
            <w:tcBorders>
              <w:top w:val="single" w:sz="4" w:space="0" w:color="000000"/>
              <w:left w:val="single" w:sz="4" w:space="0" w:color="000000"/>
              <w:bottom w:val="single" w:sz="4" w:space="0" w:color="000000"/>
              <w:right w:val="single" w:sz="4" w:space="0" w:color="000000"/>
            </w:tcBorders>
          </w:tcPr>
          <w:p w14:paraId="50514984" w14:textId="77777777" w:rsidR="002D62BF" w:rsidRDefault="00000000">
            <w:pPr>
              <w:pBdr>
                <w:top w:val="nil"/>
                <w:left w:val="nil"/>
                <w:bottom w:val="nil"/>
                <w:right w:val="nil"/>
                <w:between w:val="nil"/>
              </w:pBdr>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Country</w:t>
            </w:r>
          </w:p>
        </w:tc>
        <w:tc>
          <w:tcPr>
            <w:tcW w:w="2883" w:type="dxa"/>
            <w:tcBorders>
              <w:top w:val="single" w:sz="4" w:space="0" w:color="000000"/>
              <w:left w:val="single" w:sz="4" w:space="0" w:color="000000"/>
              <w:bottom w:val="single" w:sz="4" w:space="0" w:color="000000"/>
              <w:right w:val="single" w:sz="4" w:space="0" w:color="000000"/>
            </w:tcBorders>
          </w:tcPr>
          <w:p w14:paraId="597E213F" w14:textId="77777777" w:rsidR="002D62BF" w:rsidRDefault="00000000">
            <w:pPr>
              <w:pBdr>
                <w:top w:val="nil"/>
                <w:left w:val="nil"/>
                <w:bottom w:val="nil"/>
                <w:right w:val="nil"/>
                <w:between w:val="nil"/>
              </w:pBdr>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Nationality</w:t>
            </w:r>
          </w:p>
        </w:tc>
        <w:tc>
          <w:tcPr>
            <w:tcW w:w="2607" w:type="dxa"/>
            <w:tcBorders>
              <w:top w:val="single" w:sz="4" w:space="0" w:color="000000"/>
              <w:left w:val="single" w:sz="4" w:space="0" w:color="000000"/>
              <w:bottom w:val="single" w:sz="4" w:space="0" w:color="000000"/>
              <w:right w:val="single" w:sz="4" w:space="0" w:color="000000"/>
            </w:tcBorders>
          </w:tcPr>
          <w:p w14:paraId="56CE54FD" w14:textId="77777777" w:rsidR="002D62BF" w:rsidRDefault="00000000">
            <w:pPr>
              <w:pBdr>
                <w:top w:val="nil"/>
                <w:left w:val="nil"/>
                <w:bottom w:val="nil"/>
                <w:right w:val="nil"/>
                <w:between w:val="nil"/>
              </w:pBdr>
              <w:jc w:val="cente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Language</w:t>
            </w:r>
          </w:p>
        </w:tc>
      </w:tr>
      <w:tr w:rsidR="002D62BF" w14:paraId="553A04BF" w14:textId="77777777">
        <w:trPr>
          <w:trHeight w:val="416"/>
        </w:trPr>
        <w:tc>
          <w:tcPr>
            <w:tcW w:w="468" w:type="dxa"/>
            <w:tcBorders>
              <w:top w:val="single" w:sz="4" w:space="0" w:color="000000"/>
              <w:left w:val="single" w:sz="4" w:space="0" w:color="000000"/>
              <w:bottom w:val="single" w:sz="4" w:space="0" w:color="000000"/>
              <w:right w:val="single" w:sz="4" w:space="0" w:color="000000"/>
            </w:tcBorders>
          </w:tcPr>
          <w:p w14:paraId="2D346690" w14:textId="77777777" w:rsidR="002D62BF" w:rsidRDefault="002D62BF">
            <w:pPr>
              <w:pBdr>
                <w:top w:val="nil"/>
                <w:left w:val="nil"/>
                <w:bottom w:val="nil"/>
                <w:right w:val="nil"/>
                <w:between w:val="nil"/>
              </w:pBdr>
              <w:rPr>
                <w:rFonts w:ascii="Times New Roman" w:eastAsia="Times New Roman" w:hAnsi="Times New Roman" w:cs="Times New Roman"/>
                <w:color w:val="000000"/>
                <w:sz w:val="27"/>
                <w:szCs w:val="27"/>
              </w:rPr>
            </w:pPr>
          </w:p>
        </w:tc>
        <w:tc>
          <w:tcPr>
            <w:tcW w:w="2610" w:type="dxa"/>
            <w:tcBorders>
              <w:top w:val="single" w:sz="4" w:space="0" w:color="000000"/>
              <w:left w:val="single" w:sz="4" w:space="0" w:color="000000"/>
              <w:bottom w:val="single" w:sz="4" w:space="0" w:color="000000"/>
              <w:right w:val="single" w:sz="4" w:space="0" w:color="000000"/>
            </w:tcBorders>
          </w:tcPr>
          <w:p w14:paraId="4E4F661F" w14:textId="77777777" w:rsidR="002D62BF" w:rsidRDefault="00000000">
            <w:pPr>
              <w:pBdr>
                <w:top w:val="nil"/>
                <w:left w:val="nil"/>
                <w:bottom w:val="nil"/>
                <w:right w:val="nil"/>
                <w:between w:val="nil"/>
              </w:pBd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Poland </w:t>
            </w:r>
          </w:p>
        </w:tc>
        <w:tc>
          <w:tcPr>
            <w:tcW w:w="2883" w:type="dxa"/>
            <w:tcBorders>
              <w:top w:val="single" w:sz="4" w:space="0" w:color="000000"/>
              <w:left w:val="single" w:sz="4" w:space="0" w:color="000000"/>
              <w:bottom w:val="single" w:sz="4" w:space="0" w:color="000000"/>
              <w:right w:val="single" w:sz="4" w:space="0" w:color="000000"/>
            </w:tcBorders>
          </w:tcPr>
          <w:p w14:paraId="570D9BDC" w14:textId="77777777" w:rsidR="002D62BF" w:rsidRDefault="00000000">
            <w:pPr>
              <w:pBdr>
                <w:top w:val="nil"/>
                <w:left w:val="nil"/>
                <w:bottom w:val="nil"/>
                <w:right w:val="nil"/>
                <w:between w:val="nil"/>
              </w:pBdr>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Polish</w:t>
            </w:r>
          </w:p>
        </w:tc>
        <w:tc>
          <w:tcPr>
            <w:tcW w:w="2607" w:type="dxa"/>
            <w:tcBorders>
              <w:top w:val="single" w:sz="4" w:space="0" w:color="000000"/>
              <w:left w:val="single" w:sz="4" w:space="0" w:color="000000"/>
              <w:bottom w:val="single" w:sz="4" w:space="0" w:color="000000"/>
              <w:right w:val="single" w:sz="4" w:space="0" w:color="000000"/>
            </w:tcBorders>
          </w:tcPr>
          <w:p w14:paraId="402136A4" w14:textId="77777777" w:rsidR="002D62BF" w:rsidRDefault="00000000">
            <w:pPr>
              <w:pBdr>
                <w:top w:val="nil"/>
                <w:left w:val="nil"/>
                <w:bottom w:val="nil"/>
                <w:right w:val="nil"/>
                <w:between w:val="nil"/>
              </w:pBdr>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Polish</w:t>
            </w:r>
          </w:p>
        </w:tc>
      </w:tr>
      <w:tr w:rsidR="002D62BF" w14:paraId="26A7D864" w14:textId="77777777">
        <w:tc>
          <w:tcPr>
            <w:tcW w:w="468" w:type="dxa"/>
            <w:tcBorders>
              <w:top w:val="single" w:sz="4" w:space="0" w:color="000000"/>
              <w:left w:val="single" w:sz="4" w:space="0" w:color="000000"/>
              <w:bottom w:val="single" w:sz="4" w:space="0" w:color="000000"/>
              <w:right w:val="single" w:sz="4" w:space="0" w:color="000000"/>
            </w:tcBorders>
          </w:tcPr>
          <w:p w14:paraId="2DD5050E" w14:textId="77777777" w:rsidR="002D62BF" w:rsidRDefault="002D62BF">
            <w:pPr>
              <w:pBdr>
                <w:top w:val="nil"/>
                <w:left w:val="nil"/>
                <w:bottom w:val="nil"/>
                <w:right w:val="nil"/>
                <w:between w:val="nil"/>
              </w:pBdr>
              <w:rPr>
                <w:rFonts w:ascii="Times New Roman" w:eastAsia="Times New Roman" w:hAnsi="Times New Roman" w:cs="Times New Roman"/>
                <w:color w:val="000000"/>
                <w:sz w:val="27"/>
                <w:szCs w:val="27"/>
              </w:rPr>
            </w:pPr>
          </w:p>
        </w:tc>
        <w:tc>
          <w:tcPr>
            <w:tcW w:w="2610" w:type="dxa"/>
            <w:tcBorders>
              <w:top w:val="single" w:sz="4" w:space="0" w:color="000000"/>
              <w:left w:val="single" w:sz="4" w:space="0" w:color="000000"/>
              <w:bottom w:val="single" w:sz="4" w:space="0" w:color="000000"/>
              <w:right w:val="single" w:sz="4" w:space="0" w:color="000000"/>
            </w:tcBorders>
          </w:tcPr>
          <w:p w14:paraId="602FB29D" w14:textId="77777777" w:rsidR="002D62BF" w:rsidRDefault="00000000">
            <w:pPr>
              <w:pBdr>
                <w:top w:val="nil"/>
                <w:left w:val="nil"/>
                <w:bottom w:val="nil"/>
                <w:right w:val="nil"/>
                <w:between w:val="nil"/>
              </w:pBdr>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England</w:t>
            </w:r>
          </w:p>
        </w:tc>
        <w:tc>
          <w:tcPr>
            <w:tcW w:w="2883" w:type="dxa"/>
            <w:tcBorders>
              <w:top w:val="single" w:sz="4" w:space="0" w:color="000000"/>
              <w:left w:val="single" w:sz="4" w:space="0" w:color="000000"/>
              <w:bottom w:val="single" w:sz="4" w:space="0" w:color="000000"/>
              <w:right w:val="single" w:sz="4" w:space="0" w:color="000000"/>
            </w:tcBorders>
          </w:tcPr>
          <w:p w14:paraId="20E42AA5" w14:textId="77777777" w:rsidR="002D62BF" w:rsidRDefault="00000000">
            <w:pPr>
              <w:pBdr>
                <w:top w:val="nil"/>
                <w:left w:val="nil"/>
                <w:bottom w:val="nil"/>
                <w:right w:val="nil"/>
                <w:between w:val="nil"/>
              </w:pBd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English </w:t>
            </w:r>
          </w:p>
        </w:tc>
        <w:tc>
          <w:tcPr>
            <w:tcW w:w="2607" w:type="dxa"/>
            <w:tcBorders>
              <w:top w:val="single" w:sz="4" w:space="0" w:color="000000"/>
              <w:left w:val="single" w:sz="4" w:space="0" w:color="000000"/>
              <w:bottom w:val="single" w:sz="4" w:space="0" w:color="000000"/>
              <w:right w:val="single" w:sz="4" w:space="0" w:color="000000"/>
            </w:tcBorders>
          </w:tcPr>
          <w:p w14:paraId="6C44CE36" w14:textId="77777777" w:rsidR="002D62BF" w:rsidRDefault="00000000">
            <w:pPr>
              <w:pBdr>
                <w:top w:val="nil"/>
                <w:left w:val="nil"/>
                <w:bottom w:val="nil"/>
                <w:right w:val="nil"/>
                <w:between w:val="nil"/>
              </w:pBdr>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English</w:t>
            </w:r>
          </w:p>
        </w:tc>
      </w:tr>
      <w:tr w:rsidR="002D62BF" w14:paraId="14977C03" w14:textId="77777777">
        <w:tc>
          <w:tcPr>
            <w:tcW w:w="468" w:type="dxa"/>
            <w:tcBorders>
              <w:top w:val="single" w:sz="4" w:space="0" w:color="000000"/>
              <w:left w:val="single" w:sz="4" w:space="0" w:color="000000"/>
              <w:bottom w:val="single" w:sz="4" w:space="0" w:color="000000"/>
              <w:right w:val="single" w:sz="4" w:space="0" w:color="000000"/>
            </w:tcBorders>
          </w:tcPr>
          <w:p w14:paraId="10254807" w14:textId="77777777" w:rsidR="002D62BF" w:rsidRDefault="002D62BF">
            <w:pPr>
              <w:pBdr>
                <w:top w:val="nil"/>
                <w:left w:val="nil"/>
                <w:bottom w:val="nil"/>
                <w:right w:val="nil"/>
                <w:between w:val="nil"/>
              </w:pBdr>
              <w:rPr>
                <w:rFonts w:ascii="Times New Roman" w:eastAsia="Times New Roman" w:hAnsi="Times New Roman" w:cs="Times New Roman"/>
                <w:color w:val="000000"/>
                <w:sz w:val="27"/>
                <w:szCs w:val="27"/>
              </w:rPr>
            </w:pPr>
          </w:p>
        </w:tc>
        <w:tc>
          <w:tcPr>
            <w:tcW w:w="2610" w:type="dxa"/>
            <w:tcBorders>
              <w:top w:val="single" w:sz="4" w:space="0" w:color="000000"/>
              <w:left w:val="single" w:sz="4" w:space="0" w:color="000000"/>
              <w:bottom w:val="single" w:sz="4" w:space="0" w:color="000000"/>
              <w:right w:val="single" w:sz="4" w:space="0" w:color="000000"/>
            </w:tcBorders>
          </w:tcPr>
          <w:p w14:paraId="0148E3E7" w14:textId="77777777" w:rsidR="002D62BF" w:rsidRDefault="00000000">
            <w:pPr>
              <w:pBdr>
                <w:top w:val="nil"/>
                <w:left w:val="nil"/>
                <w:bottom w:val="nil"/>
                <w:right w:val="nil"/>
                <w:between w:val="nil"/>
              </w:pBdr>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Japan</w:t>
            </w:r>
          </w:p>
        </w:tc>
        <w:tc>
          <w:tcPr>
            <w:tcW w:w="2883" w:type="dxa"/>
            <w:tcBorders>
              <w:top w:val="single" w:sz="4" w:space="0" w:color="000000"/>
              <w:left w:val="single" w:sz="4" w:space="0" w:color="000000"/>
              <w:bottom w:val="single" w:sz="4" w:space="0" w:color="000000"/>
              <w:right w:val="single" w:sz="4" w:space="0" w:color="000000"/>
            </w:tcBorders>
          </w:tcPr>
          <w:p w14:paraId="645BC099" w14:textId="77777777" w:rsidR="002D62BF" w:rsidRDefault="00000000">
            <w:pPr>
              <w:pBdr>
                <w:top w:val="nil"/>
                <w:left w:val="nil"/>
                <w:bottom w:val="nil"/>
                <w:right w:val="nil"/>
                <w:between w:val="nil"/>
              </w:pBdr>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Japanese</w:t>
            </w:r>
          </w:p>
        </w:tc>
        <w:tc>
          <w:tcPr>
            <w:tcW w:w="2607" w:type="dxa"/>
            <w:tcBorders>
              <w:top w:val="single" w:sz="4" w:space="0" w:color="000000"/>
              <w:left w:val="single" w:sz="4" w:space="0" w:color="000000"/>
              <w:bottom w:val="single" w:sz="4" w:space="0" w:color="000000"/>
              <w:right w:val="single" w:sz="4" w:space="0" w:color="000000"/>
            </w:tcBorders>
          </w:tcPr>
          <w:p w14:paraId="2EF8A9D1" w14:textId="77777777" w:rsidR="002D62BF" w:rsidRDefault="00000000">
            <w:pPr>
              <w:pBdr>
                <w:top w:val="nil"/>
                <w:left w:val="nil"/>
                <w:bottom w:val="nil"/>
                <w:right w:val="nil"/>
                <w:between w:val="nil"/>
              </w:pBd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Japanese </w:t>
            </w:r>
          </w:p>
        </w:tc>
      </w:tr>
    </w:tbl>
    <w:p w14:paraId="127D44B4" w14:textId="77777777" w:rsidR="002D62BF" w:rsidRDefault="00000000">
      <w:pPr>
        <w:numPr>
          <w:ilvl w:val="0"/>
          <w:numId w:val="146"/>
        </w:numPr>
        <w:pBdr>
          <w:top w:val="nil"/>
          <w:left w:val="nil"/>
          <w:bottom w:val="nil"/>
          <w:right w:val="nil"/>
          <w:between w:val="nil"/>
        </w:pBdr>
        <w:spacing w:after="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Match the words to their definitions /4 points/</w:t>
      </w:r>
    </w:p>
    <w:p w14:paraId="6AC1570C"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1b, 2d, 3a, 4c</w:t>
      </w:r>
      <w:r>
        <w:rPr>
          <w:rFonts w:ascii="Times New Roman" w:eastAsia="Times New Roman" w:hAnsi="Times New Roman" w:cs="Times New Roman"/>
          <w:color w:val="000000"/>
          <w:sz w:val="27"/>
          <w:szCs w:val="27"/>
        </w:rPr>
        <w:tab/>
      </w:r>
    </w:p>
    <w:p w14:paraId="16356744" w14:textId="77777777" w:rsidR="002D62BF" w:rsidRDefault="00000000">
      <w:pPr>
        <w:numPr>
          <w:ilvl w:val="0"/>
          <w:numId w:val="146"/>
        </w:numPr>
        <w:pBdr>
          <w:top w:val="nil"/>
          <w:left w:val="nil"/>
          <w:bottom w:val="nil"/>
          <w:right w:val="nil"/>
          <w:between w:val="nil"/>
        </w:pBdr>
        <w:spacing w:after="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Use punctuation marks in these sentences. /6 points/</w:t>
      </w:r>
    </w:p>
    <w:p w14:paraId="19C75181" w14:textId="77777777" w:rsidR="002D62BF" w:rsidRDefault="00000000">
      <w:pPr>
        <w:numPr>
          <w:ilvl w:val="0"/>
          <w:numId w:val="145"/>
        </w:numPr>
        <w:pBdr>
          <w:top w:val="nil"/>
          <w:left w:val="nil"/>
          <w:bottom w:val="nil"/>
          <w:right w:val="nil"/>
          <w:between w:val="nil"/>
        </w:pBd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Listen! Somebody is singing.</w:t>
      </w:r>
    </w:p>
    <w:p w14:paraId="0E8E8561" w14:textId="77777777" w:rsidR="002D62BF" w:rsidRDefault="00000000">
      <w:pPr>
        <w:numPr>
          <w:ilvl w:val="0"/>
          <w:numId w:val="145"/>
        </w:numPr>
        <w:pBdr>
          <w:top w:val="nil"/>
          <w:left w:val="nil"/>
          <w:bottom w:val="nil"/>
          <w:right w:val="nil"/>
          <w:between w:val="nil"/>
        </w:pBd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Although it was late, I could attend the meeting.</w:t>
      </w:r>
    </w:p>
    <w:p w14:paraId="0C9F809B" w14:textId="77777777" w:rsidR="002D62BF" w:rsidRDefault="00000000">
      <w:pPr>
        <w:numPr>
          <w:ilvl w:val="0"/>
          <w:numId w:val="145"/>
        </w:numPr>
        <w:pBdr>
          <w:top w:val="nil"/>
          <w:left w:val="nil"/>
          <w:bottom w:val="nil"/>
          <w:right w:val="nil"/>
          <w:between w:val="nil"/>
        </w:pBd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I like dress, skirt and shirt.</w:t>
      </w:r>
    </w:p>
    <w:p w14:paraId="5E156DC8" w14:textId="77777777" w:rsidR="002D62BF" w:rsidRDefault="00000000">
      <w:pPr>
        <w:numPr>
          <w:ilvl w:val="0"/>
          <w:numId w:val="146"/>
        </w:numPr>
        <w:pBdr>
          <w:top w:val="nil"/>
          <w:left w:val="nil"/>
          <w:bottom w:val="nil"/>
          <w:right w:val="nil"/>
          <w:between w:val="nil"/>
        </w:pBdr>
        <w:spacing w:after="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 xml:space="preserve">Complete the sentences with </w:t>
      </w:r>
      <w:r>
        <w:rPr>
          <w:rFonts w:ascii="Times New Roman" w:eastAsia="Times New Roman" w:hAnsi="Times New Roman" w:cs="Times New Roman"/>
          <w:b/>
          <w:i/>
          <w:color w:val="000000"/>
          <w:sz w:val="27"/>
          <w:szCs w:val="27"/>
        </w:rPr>
        <w:t>gerund</w:t>
      </w:r>
      <w:r>
        <w:rPr>
          <w:rFonts w:ascii="Times New Roman" w:eastAsia="Times New Roman" w:hAnsi="Times New Roman" w:cs="Times New Roman"/>
          <w:b/>
          <w:color w:val="000000"/>
          <w:sz w:val="27"/>
          <w:szCs w:val="27"/>
        </w:rPr>
        <w:t xml:space="preserve"> </w:t>
      </w:r>
      <w:proofErr w:type="gramStart"/>
      <w:r>
        <w:rPr>
          <w:rFonts w:ascii="Times New Roman" w:eastAsia="Times New Roman" w:hAnsi="Times New Roman" w:cs="Times New Roman"/>
          <w:b/>
          <w:color w:val="000000"/>
          <w:sz w:val="27"/>
          <w:szCs w:val="27"/>
        </w:rPr>
        <w:t>forms .</w:t>
      </w:r>
      <w:proofErr w:type="gramEnd"/>
      <w:r>
        <w:rPr>
          <w:rFonts w:ascii="Times New Roman" w:eastAsia="Times New Roman" w:hAnsi="Times New Roman" w:cs="Times New Roman"/>
          <w:b/>
          <w:color w:val="000000"/>
          <w:sz w:val="27"/>
          <w:szCs w:val="27"/>
        </w:rPr>
        <w:t xml:space="preserve"> /4 points/</w:t>
      </w:r>
    </w:p>
    <w:p w14:paraId="772189B0"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b/>
          <w:color w:val="000000"/>
          <w:sz w:val="27"/>
          <w:szCs w:val="27"/>
        </w:rPr>
      </w:pPr>
      <w:r>
        <w:rPr>
          <w:rFonts w:ascii="Times New Roman" w:eastAsia="Times New Roman" w:hAnsi="Times New Roman" w:cs="Times New Roman"/>
          <w:color w:val="000000"/>
          <w:sz w:val="27"/>
          <w:szCs w:val="27"/>
        </w:rPr>
        <w:t xml:space="preserve">1. entering 2. breaking 3. Memorizing 4. Drinking </w:t>
      </w:r>
    </w:p>
    <w:p w14:paraId="5CAC24B0" w14:textId="77777777" w:rsidR="002D62BF" w:rsidRDefault="00000000">
      <w:pPr>
        <w:numPr>
          <w:ilvl w:val="0"/>
          <w:numId w:val="146"/>
        </w:numPr>
        <w:pBdr>
          <w:top w:val="nil"/>
          <w:left w:val="nil"/>
          <w:bottom w:val="nil"/>
          <w:right w:val="nil"/>
          <w:between w:val="nil"/>
        </w:pBdr>
        <w:spacing w:after="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Decide the verbs gradual change (GC) or present action (PA) /4 points/</w:t>
      </w:r>
    </w:p>
    <w:p w14:paraId="5308689A" w14:textId="77777777" w:rsidR="002D62BF" w:rsidRDefault="00000000">
      <w:pPr>
        <w:pBdr>
          <w:top w:val="nil"/>
          <w:left w:val="nil"/>
          <w:bottom w:val="nil"/>
          <w:right w:val="nil"/>
          <w:between w:val="nil"/>
        </w:pBdr>
        <w:spacing w:after="0" w:line="240" w:lineRule="auto"/>
        <w:ind w:left="1440"/>
        <w:rPr>
          <w:rFonts w:ascii="Times New Roman" w:eastAsia="Times New Roman" w:hAnsi="Times New Roman" w:cs="Times New Roman"/>
          <w:color w:val="000000"/>
          <w:sz w:val="27"/>
          <w:szCs w:val="27"/>
        </w:rPr>
      </w:pPr>
      <w:r>
        <w:rPr>
          <w:rFonts w:ascii="Times New Roman" w:eastAsia="Times New Roman" w:hAnsi="Times New Roman" w:cs="Times New Roman"/>
          <w:i/>
          <w:color w:val="000000"/>
          <w:sz w:val="27"/>
          <w:szCs w:val="27"/>
        </w:rPr>
        <w:t>1. GC 2. PA 3. PA 4. GC</w:t>
      </w:r>
    </w:p>
    <w:p w14:paraId="04A1AEAC" w14:textId="77777777" w:rsidR="002D62BF" w:rsidRDefault="00000000">
      <w:pPr>
        <w:numPr>
          <w:ilvl w:val="0"/>
          <w:numId w:val="146"/>
        </w:numPr>
        <w:pBdr>
          <w:top w:val="nil"/>
          <w:left w:val="nil"/>
          <w:bottom w:val="nil"/>
          <w:right w:val="nil"/>
          <w:between w:val="nil"/>
        </w:pBd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b/>
          <w:color w:val="000000"/>
          <w:sz w:val="27"/>
          <w:szCs w:val="27"/>
        </w:rPr>
        <w:t>Underline the correct conjunction /4 points/</w:t>
      </w:r>
    </w:p>
    <w:p w14:paraId="49B69DFA" w14:textId="77777777" w:rsidR="002D62BF" w:rsidRDefault="00000000">
      <w:pPr>
        <w:widowControl w:val="0"/>
        <w:numPr>
          <w:ilvl w:val="0"/>
          <w:numId w:val="135"/>
        </w:numPr>
        <w:pBdr>
          <w:top w:val="nil"/>
          <w:left w:val="nil"/>
          <w:bottom w:val="nil"/>
          <w:right w:val="nil"/>
          <w:between w:val="nil"/>
        </w:pBdr>
        <w:tabs>
          <w:tab w:val="left" w:pos="1179"/>
        </w:tabs>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I turned up the radio so that I wanted to listen to the news. </w:t>
      </w:r>
    </w:p>
    <w:p w14:paraId="7DD76113" w14:textId="77777777" w:rsidR="002D62BF" w:rsidRDefault="00000000">
      <w:pPr>
        <w:numPr>
          <w:ilvl w:val="0"/>
          <w:numId w:val="135"/>
        </w:numPr>
        <w:pBdr>
          <w:top w:val="nil"/>
          <w:left w:val="nil"/>
          <w:bottom w:val="nil"/>
          <w:right w:val="nil"/>
          <w:between w:val="nil"/>
        </w:pBdr>
        <w:tabs>
          <w:tab w:val="left" w:pos="2685"/>
        </w:tabs>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Sue lowered the volume on the TV set so that she didn’t want to disturb her roommate. </w:t>
      </w:r>
    </w:p>
    <w:p w14:paraId="4AB40D43" w14:textId="77777777" w:rsidR="002D62BF" w:rsidRDefault="00000000">
      <w:pPr>
        <w:widowControl w:val="0"/>
        <w:numPr>
          <w:ilvl w:val="0"/>
          <w:numId w:val="135"/>
        </w:numPr>
        <w:pBdr>
          <w:top w:val="nil"/>
          <w:left w:val="nil"/>
          <w:bottom w:val="nil"/>
          <w:right w:val="nil"/>
          <w:between w:val="nil"/>
        </w:pBdr>
        <w:tabs>
          <w:tab w:val="left" w:pos="1179"/>
        </w:tabs>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He tried to find a car park in order to park his car. </w:t>
      </w:r>
    </w:p>
    <w:p w14:paraId="786DAAD0" w14:textId="77777777" w:rsidR="002D62BF" w:rsidRDefault="00000000">
      <w:pPr>
        <w:widowControl w:val="0"/>
        <w:numPr>
          <w:ilvl w:val="0"/>
          <w:numId w:val="135"/>
        </w:numPr>
        <w:pBdr>
          <w:top w:val="nil"/>
          <w:left w:val="nil"/>
          <w:bottom w:val="nil"/>
          <w:right w:val="nil"/>
          <w:between w:val="nil"/>
        </w:pBdr>
        <w:tabs>
          <w:tab w:val="left" w:pos="1179"/>
        </w:tabs>
        <w:spacing w:after="0" w:line="240" w:lineRule="auto"/>
        <w:ind w:right="1040"/>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Andrew’s friends visited him in order to congratulate him on his </w:t>
      </w:r>
      <w:proofErr w:type="spellStart"/>
      <w:r>
        <w:rPr>
          <w:rFonts w:ascii="Times New Roman" w:eastAsia="Times New Roman" w:hAnsi="Times New Roman" w:cs="Times New Roman"/>
          <w:color w:val="000000"/>
          <w:sz w:val="27"/>
          <w:szCs w:val="27"/>
        </w:rPr>
        <w:t>raduation</w:t>
      </w:r>
      <w:proofErr w:type="spellEnd"/>
    </w:p>
    <w:p w14:paraId="223EE7D9"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lastRenderedPageBreak/>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exam for 2</w:t>
      </w:r>
      <w:r>
        <w:rPr>
          <w:rFonts w:ascii="Times New Roman" w:eastAsia="Times New Roman" w:hAnsi="Times New Roman" w:cs="Times New Roman"/>
          <w:b/>
          <w:color w:val="0070C0"/>
          <w:sz w:val="28"/>
          <w:szCs w:val="28"/>
          <w:vertAlign w:val="superscript"/>
        </w:rPr>
        <w:t>nd</w:t>
      </w:r>
      <w:r>
        <w:rPr>
          <w:rFonts w:ascii="Times New Roman" w:eastAsia="Times New Roman" w:hAnsi="Times New Roman" w:cs="Times New Roman"/>
          <w:b/>
          <w:color w:val="0070C0"/>
          <w:sz w:val="28"/>
          <w:szCs w:val="28"/>
        </w:rPr>
        <w:t xml:space="preserve"> unit; “People and their jobs” </w:t>
      </w:r>
    </w:p>
    <w:p w14:paraId="62513417"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A version</w:t>
      </w:r>
    </w:p>
    <w:p w14:paraId="60484267" w14:textId="77777777" w:rsidR="002D62BF" w:rsidRDefault="002D62BF">
      <w:pPr>
        <w:pBdr>
          <w:top w:val="nil"/>
          <w:left w:val="nil"/>
          <w:bottom w:val="nil"/>
          <w:right w:val="nil"/>
          <w:between w:val="nil"/>
        </w:pBdr>
        <w:spacing w:after="0"/>
        <w:ind w:left="1440"/>
        <w:rPr>
          <w:rFonts w:ascii="Times New Roman" w:eastAsia="Times New Roman" w:hAnsi="Times New Roman" w:cs="Times New Roman"/>
          <w:color w:val="000000"/>
          <w:sz w:val="28"/>
          <w:szCs w:val="28"/>
        </w:rPr>
      </w:pPr>
    </w:p>
    <w:p w14:paraId="4F284069" w14:textId="77777777" w:rsidR="002D62BF" w:rsidRDefault="00000000">
      <w:pPr>
        <w:numPr>
          <w:ilvl w:val="0"/>
          <w:numId w:val="3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Unjumble the words to make correct jobs /4 points/</w:t>
      </w:r>
    </w:p>
    <w:p w14:paraId="563BD190" w14:textId="77777777" w:rsidR="002D62BF" w:rsidRDefault="00000000">
      <w:pPr>
        <w:numPr>
          <w:ilvl w:val="0"/>
          <w:numId w:val="3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JATORNI</w:t>
      </w:r>
    </w:p>
    <w:p w14:paraId="4FE35DD9" w14:textId="77777777" w:rsidR="002D62BF" w:rsidRDefault="00000000">
      <w:pPr>
        <w:numPr>
          <w:ilvl w:val="0"/>
          <w:numId w:val="3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LIPOTIANCI</w:t>
      </w:r>
    </w:p>
    <w:p w14:paraId="6094342F" w14:textId="77777777" w:rsidR="002D62BF" w:rsidRDefault="00000000">
      <w:pPr>
        <w:numPr>
          <w:ilvl w:val="0"/>
          <w:numId w:val="3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ETPO</w:t>
      </w:r>
    </w:p>
    <w:p w14:paraId="30A2CD8F" w14:textId="77777777" w:rsidR="002D62BF" w:rsidRDefault="00000000">
      <w:pPr>
        <w:numPr>
          <w:ilvl w:val="0"/>
          <w:numId w:val="38"/>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ERHOEKEUSEP</w:t>
      </w:r>
    </w:p>
    <w:p w14:paraId="70B4C2A9" w14:textId="77777777" w:rsidR="002D62BF" w:rsidRDefault="00000000">
      <w:pPr>
        <w:numPr>
          <w:ilvl w:val="0"/>
          <w:numId w:val="3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Create nouns by add an appropriate endings /4 </w:t>
      </w:r>
      <w:proofErr w:type="gramStart"/>
      <w:r>
        <w:rPr>
          <w:rFonts w:ascii="Times New Roman" w:eastAsia="Times New Roman" w:hAnsi="Times New Roman" w:cs="Times New Roman"/>
          <w:b/>
          <w:color w:val="000000"/>
          <w:sz w:val="28"/>
          <w:szCs w:val="28"/>
        </w:rPr>
        <w:t>points</w:t>
      </w:r>
      <w:proofErr w:type="gramEnd"/>
      <w:r>
        <w:rPr>
          <w:rFonts w:ascii="Times New Roman" w:eastAsia="Times New Roman" w:hAnsi="Times New Roman" w:cs="Times New Roman"/>
          <w:b/>
          <w:color w:val="000000"/>
          <w:sz w:val="28"/>
          <w:szCs w:val="28"/>
        </w:rPr>
        <w:t>/</w:t>
      </w:r>
    </w:p>
    <w:p w14:paraId="619CB3D2" w14:textId="77777777" w:rsidR="002D62BF" w:rsidRDefault="00000000">
      <w:pPr>
        <w:numPr>
          <w:ilvl w:val="0"/>
          <w:numId w:val="6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Beauty-</w:t>
      </w:r>
    </w:p>
    <w:p w14:paraId="53AB64D1" w14:textId="77777777" w:rsidR="002D62BF" w:rsidRDefault="00000000">
      <w:pPr>
        <w:numPr>
          <w:ilvl w:val="0"/>
          <w:numId w:val="6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Veterinary-</w:t>
      </w:r>
    </w:p>
    <w:p w14:paraId="7147847C" w14:textId="77777777" w:rsidR="002D62BF" w:rsidRDefault="00000000">
      <w:pPr>
        <w:numPr>
          <w:ilvl w:val="0"/>
          <w:numId w:val="6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Interpreting-</w:t>
      </w:r>
    </w:p>
    <w:p w14:paraId="5FB26BBA" w14:textId="77777777" w:rsidR="002D62BF" w:rsidRDefault="00000000">
      <w:pPr>
        <w:numPr>
          <w:ilvl w:val="0"/>
          <w:numId w:val="6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Psychology -</w:t>
      </w:r>
    </w:p>
    <w:p w14:paraId="5ADBA0F3" w14:textId="77777777" w:rsidR="002D62BF" w:rsidRDefault="00000000">
      <w:pPr>
        <w:numPr>
          <w:ilvl w:val="0"/>
          <w:numId w:val="3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Use the GERUND or INFINITIVE forms of the verbs in brackets /5 points/. </w:t>
      </w:r>
    </w:p>
    <w:p w14:paraId="36BA7713" w14:textId="77777777" w:rsidR="002D62BF" w:rsidRDefault="00000000">
      <w:pPr>
        <w:widowControl w:val="0"/>
        <w:numPr>
          <w:ilvl w:val="3"/>
          <w:numId w:val="68"/>
        </w:numPr>
        <w:pBdr>
          <w:top w:val="nil"/>
          <w:left w:val="nil"/>
          <w:bottom w:val="nil"/>
          <w:right w:val="nil"/>
          <w:between w:val="nil"/>
        </w:pBdr>
        <w:tabs>
          <w:tab w:val="left" w:pos="1179"/>
          <w:tab w:val="left" w:pos="5318"/>
        </w:tabs>
        <w:spacing w:after="0"/>
        <w:ind w:left="170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Henry is quite good at</w:t>
      </w:r>
      <w:r>
        <w:rPr>
          <w:rFonts w:ascii="Times New Roman" w:eastAsia="Times New Roman" w:hAnsi="Times New Roman" w:cs="Times New Roman"/>
          <w:color w:val="000000"/>
          <w:sz w:val="28"/>
          <w:szCs w:val="28"/>
        </w:rPr>
        <w:tab/>
        <w:t>(make up) stories.</w:t>
      </w:r>
    </w:p>
    <w:p w14:paraId="2A76E3DA" w14:textId="77777777" w:rsidR="002D62BF" w:rsidRDefault="00000000">
      <w:pPr>
        <w:widowControl w:val="0"/>
        <w:numPr>
          <w:ilvl w:val="3"/>
          <w:numId w:val="68"/>
        </w:numPr>
        <w:pBdr>
          <w:top w:val="nil"/>
          <w:left w:val="nil"/>
          <w:bottom w:val="nil"/>
          <w:right w:val="nil"/>
          <w:between w:val="nil"/>
        </w:pBdr>
        <w:tabs>
          <w:tab w:val="left" w:pos="1179"/>
          <w:tab w:val="left" w:pos="5318"/>
        </w:tabs>
        <w:spacing w:after="0"/>
        <w:ind w:left="170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They seem</w:t>
      </w:r>
      <w:r>
        <w:rPr>
          <w:rFonts w:ascii="Times New Roman" w:eastAsia="Times New Roman" w:hAnsi="Times New Roman" w:cs="Times New Roman"/>
          <w:color w:val="000000"/>
          <w:sz w:val="28"/>
          <w:szCs w:val="28"/>
        </w:rPr>
        <w:tab/>
        <w:t>(have) plenty of money.</w:t>
      </w:r>
    </w:p>
    <w:p w14:paraId="2E0FF4C5" w14:textId="77777777" w:rsidR="002D62BF" w:rsidRDefault="00000000">
      <w:pPr>
        <w:widowControl w:val="0"/>
        <w:numPr>
          <w:ilvl w:val="3"/>
          <w:numId w:val="68"/>
        </w:numPr>
        <w:pBdr>
          <w:top w:val="nil"/>
          <w:left w:val="nil"/>
          <w:bottom w:val="nil"/>
          <w:right w:val="nil"/>
          <w:between w:val="nil"/>
        </w:pBdr>
        <w:tabs>
          <w:tab w:val="left" w:pos="1179"/>
          <w:tab w:val="left" w:pos="5318"/>
        </w:tabs>
        <w:spacing w:after="0"/>
        <w:ind w:left="170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children are excited about</w:t>
      </w:r>
      <w:r>
        <w:rPr>
          <w:rFonts w:ascii="Times New Roman" w:eastAsia="Times New Roman" w:hAnsi="Times New Roman" w:cs="Times New Roman"/>
          <w:color w:val="000000"/>
          <w:sz w:val="28"/>
          <w:szCs w:val="28"/>
        </w:rPr>
        <w:tab/>
        <w:t>……………</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(go) to the movies.</w:t>
      </w:r>
    </w:p>
    <w:p w14:paraId="352DE37D" w14:textId="77777777" w:rsidR="002D62BF" w:rsidRDefault="00000000">
      <w:pPr>
        <w:widowControl w:val="0"/>
        <w:numPr>
          <w:ilvl w:val="3"/>
          <w:numId w:val="68"/>
        </w:numPr>
        <w:pBdr>
          <w:top w:val="nil"/>
          <w:left w:val="nil"/>
          <w:bottom w:val="nil"/>
          <w:right w:val="nil"/>
          <w:between w:val="nil"/>
        </w:pBdr>
        <w:tabs>
          <w:tab w:val="left" w:pos="1179"/>
          <w:tab w:val="left" w:pos="5318"/>
        </w:tabs>
        <w:spacing w:after="0"/>
        <w:ind w:left="1701"/>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28"/>
          <w:szCs w:val="28"/>
        </w:rPr>
        <w:t>Do you have any difficulty in…………(speak) English?</w:t>
      </w:r>
    </w:p>
    <w:p w14:paraId="3C7CF58C" w14:textId="77777777" w:rsidR="002D62BF" w:rsidRDefault="00000000">
      <w:pPr>
        <w:widowControl w:val="0"/>
        <w:numPr>
          <w:ilvl w:val="3"/>
          <w:numId w:val="68"/>
        </w:numPr>
        <w:pBdr>
          <w:top w:val="nil"/>
          <w:left w:val="nil"/>
          <w:bottom w:val="nil"/>
          <w:right w:val="nil"/>
          <w:between w:val="nil"/>
        </w:pBdr>
        <w:tabs>
          <w:tab w:val="left" w:pos="1179"/>
          <w:tab w:val="left" w:pos="5318"/>
        </w:tabs>
        <w:spacing w:after="0"/>
        <w:ind w:left="170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Jim can’t stand</w:t>
      </w:r>
      <w:r>
        <w:rPr>
          <w:rFonts w:ascii="Times New Roman" w:eastAsia="Times New Roman" w:hAnsi="Times New Roman" w:cs="Times New Roman"/>
          <w:color w:val="000000"/>
          <w:sz w:val="28"/>
          <w:szCs w:val="28"/>
        </w:rPr>
        <w:tab/>
        <w:t>(be) interrupted.</w:t>
      </w:r>
    </w:p>
    <w:p w14:paraId="20E4CC1C" w14:textId="77777777" w:rsidR="002D62BF" w:rsidRDefault="00000000">
      <w:pPr>
        <w:numPr>
          <w:ilvl w:val="0"/>
          <w:numId w:val="3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Complete the sentences using Future perfect tense. /5 points/</w:t>
      </w:r>
    </w:p>
    <w:p w14:paraId="04771642" w14:textId="77777777" w:rsidR="002D62BF" w:rsidRDefault="00000000">
      <w:pPr>
        <w:numPr>
          <w:ilvl w:val="0"/>
          <w:numId w:val="70"/>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you</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(graduate) your school by 2020?</w:t>
      </w:r>
    </w:p>
    <w:p w14:paraId="679D8B69" w14:textId="77777777" w:rsidR="002D62BF" w:rsidRDefault="00000000">
      <w:pPr>
        <w:numPr>
          <w:ilvl w:val="0"/>
          <w:numId w:val="70"/>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  (not start) my career by the end of the year.</w:t>
      </w:r>
    </w:p>
    <w:p w14:paraId="21FA2625" w14:textId="77777777" w:rsidR="002D62BF" w:rsidRDefault="00000000">
      <w:pPr>
        <w:numPr>
          <w:ilvl w:val="0"/>
          <w:numId w:val="70"/>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(do) this cake by this evening.</w:t>
      </w:r>
    </w:p>
    <w:p w14:paraId="14961B9B" w14:textId="77777777" w:rsidR="002D62BF" w:rsidRDefault="00000000">
      <w:pPr>
        <w:numPr>
          <w:ilvl w:val="0"/>
          <w:numId w:val="70"/>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We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(know) each other for 20 years by next September</w:t>
      </w:r>
    </w:p>
    <w:p w14:paraId="5DADCBB2" w14:textId="77777777" w:rsidR="002D62BF" w:rsidRDefault="00000000">
      <w:pPr>
        <w:numPr>
          <w:ilvl w:val="0"/>
          <w:numId w:val="70"/>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He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not finish) his project by tomorrow. </w:t>
      </w:r>
    </w:p>
    <w:p w14:paraId="6F6C42F4" w14:textId="77777777" w:rsidR="002D62BF" w:rsidRDefault="00000000">
      <w:pPr>
        <w:numPr>
          <w:ilvl w:val="0"/>
          <w:numId w:val="3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Underline correct answer /5 points/ </w:t>
      </w:r>
    </w:p>
    <w:p w14:paraId="27517BEF" w14:textId="77777777" w:rsidR="002D62BF" w:rsidRDefault="00000000">
      <w:pPr>
        <w:numPr>
          <w:ilvl w:val="3"/>
          <w:numId w:val="70"/>
        </w:numPr>
        <w:pBdr>
          <w:top w:val="nil"/>
          <w:left w:val="nil"/>
          <w:bottom w:val="nil"/>
          <w:right w:val="nil"/>
          <w:between w:val="nil"/>
        </w:pBdr>
        <w:spacing w:after="0"/>
        <w:ind w:left="1560" w:hanging="567"/>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will/shall</w:t>
      </w:r>
      <w:r>
        <w:rPr>
          <w:rFonts w:ascii="Times New Roman" w:eastAsia="Times New Roman" w:hAnsi="Times New Roman" w:cs="Times New Roman"/>
          <w:color w:val="000000"/>
          <w:sz w:val="28"/>
          <w:szCs w:val="28"/>
        </w:rPr>
        <w:t xml:space="preserve"> you help me to open this door?</w:t>
      </w:r>
    </w:p>
    <w:p w14:paraId="7C0C4BE0" w14:textId="77777777" w:rsidR="002D62BF" w:rsidRDefault="00000000">
      <w:pPr>
        <w:numPr>
          <w:ilvl w:val="3"/>
          <w:numId w:val="70"/>
        </w:numPr>
        <w:pBdr>
          <w:top w:val="nil"/>
          <w:left w:val="nil"/>
          <w:bottom w:val="nil"/>
          <w:right w:val="nil"/>
          <w:between w:val="nil"/>
        </w:pBdr>
        <w:spacing w:after="0"/>
        <w:ind w:left="1560" w:hanging="567"/>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will/shall</w:t>
      </w:r>
      <w:r>
        <w:rPr>
          <w:rFonts w:ascii="Times New Roman" w:eastAsia="Times New Roman" w:hAnsi="Times New Roman" w:cs="Times New Roman"/>
          <w:color w:val="000000"/>
          <w:sz w:val="28"/>
          <w:szCs w:val="28"/>
        </w:rPr>
        <w:t xml:space="preserve"> I carry this suitcase for you?</w:t>
      </w:r>
    </w:p>
    <w:p w14:paraId="7EC7B839" w14:textId="77777777" w:rsidR="002D62BF" w:rsidRDefault="00000000">
      <w:pPr>
        <w:numPr>
          <w:ilvl w:val="3"/>
          <w:numId w:val="70"/>
        </w:numPr>
        <w:pBdr>
          <w:top w:val="nil"/>
          <w:left w:val="nil"/>
          <w:bottom w:val="nil"/>
          <w:right w:val="nil"/>
          <w:between w:val="nil"/>
        </w:pBdr>
        <w:spacing w:after="0"/>
        <w:ind w:left="1560" w:hanging="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thief was accused of to </w:t>
      </w:r>
      <w:r>
        <w:rPr>
          <w:rFonts w:ascii="Times New Roman" w:eastAsia="Times New Roman" w:hAnsi="Times New Roman" w:cs="Times New Roman"/>
          <w:i/>
          <w:color w:val="000000"/>
          <w:sz w:val="28"/>
          <w:szCs w:val="28"/>
        </w:rPr>
        <w:t>steal/stealing</w:t>
      </w:r>
      <w:r>
        <w:rPr>
          <w:rFonts w:ascii="Times New Roman" w:eastAsia="Times New Roman" w:hAnsi="Times New Roman" w:cs="Times New Roman"/>
          <w:color w:val="000000"/>
          <w:sz w:val="28"/>
          <w:szCs w:val="28"/>
        </w:rPr>
        <w:t xml:space="preserve"> a woman purse.</w:t>
      </w:r>
    </w:p>
    <w:p w14:paraId="4EF3599E" w14:textId="77777777" w:rsidR="002D62BF" w:rsidRDefault="00000000">
      <w:pPr>
        <w:numPr>
          <w:ilvl w:val="3"/>
          <w:numId w:val="70"/>
        </w:numPr>
        <w:pBdr>
          <w:top w:val="nil"/>
          <w:left w:val="nil"/>
          <w:bottom w:val="nil"/>
          <w:right w:val="nil"/>
          <w:between w:val="nil"/>
        </w:pBdr>
        <w:spacing w:after="0"/>
        <w:ind w:left="1560" w:hanging="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When I was a kid, I hated to </w:t>
      </w:r>
      <w:r>
        <w:rPr>
          <w:rFonts w:ascii="Times New Roman" w:eastAsia="Times New Roman" w:hAnsi="Times New Roman" w:cs="Times New Roman"/>
          <w:i/>
          <w:color w:val="000000"/>
          <w:sz w:val="28"/>
          <w:szCs w:val="28"/>
        </w:rPr>
        <w:t>go/going</w:t>
      </w:r>
      <w:r>
        <w:rPr>
          <w:rFonts w:ascii="Times New Roman" w:eastAsia="Times New Roman" w:hAnsi="Times New Roman" w:cs="Times New Roman"/>
          <w:color w:val="000000"/>
          <w:sz w:val="28"/>
          <w:szCs w:val="28"/>
        </w:rPr>
        <w:t xml:space="preserve"> to bed early.</w:t>
      </w:r>
    </w:p>
    <w:p w14:paraId="68C1E66D" w14:textId="77777777" w:rsidR="002D62BF" w:rsidRDefault="00000000">
      <w:pPr>
        <w:numPr>
          <w:ilvl w:val="3"/>
          <w:numId w:val="70"/>
        </w:numPr>
        <w:pBdr>
          <w:top w:val="nil"/>
          <w:left w:val="nil"/>
          <w:bottom w:val="nil"/>
          <w:right w:val="nil"/>
          <w:between w:val="nil"/>
        </w:pBdr>
        <w:spacing w:after="0"/>
        <w:ind w:left="1560" w:hanging="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 wish it </w:t>
      </w:r>
      <w:r>
        <w:rPr>
          <w:rFonts w:ascii="Times New Roman" w:eastAsia="Times New Roman" w:hAnsi="Times New Roman" w:cs="Times New Roman"/>
          <w:i/>
          <w:color w:val="000000"/>
          <w:sz w:val="28"/>
          <w:szCs w:val="28"/>
        </w:rPr>
        <w:t>is/was</w:t>
      </w:r>
      <w:r>
        <w:rPr>
          <w:rFonts w:ascii="Times New Roman" w:eastAsia="Times New Roman" w:hAnsi="Times New Roman" w:cs="Times New Roman"/>
          <w:color w:val="000000"/>
          <w:sz w:val="28"/>
          <w:szCs w:val="28"/>
        </w:rPr>
        <w:t xml:space="preserve"> raining now.</w:t>
      </w:r>
    </w:p>
    <w:p w14:paraId="71B1D03E" w14:textId="77777777" w:rsidR="002D62BF" w:rsidRDefault="00000000">
      <w:pPr>
        <w:numPr>
          <w:ilvl w:val="0"/>
          <w:numId w:val="3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Translate the sentences. /2 points/</w:t>
      </w:r>
    </w:p>
    <w:p w14:paraId="4D8EC2E6" w14:textId="77777777" w:rsidR="002D62BF" w:rsidRDefault="00000000">
      <w:pPr>
        <w:numPr>
          <w:ilvl w:val="0"/>
          <w:numId w:val="5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I hadn’t broken his favorite vase.</w:t>
      </w:r>
    </w:p>
    <w:p w14:paraId="78D7CC71" w14:textId="77777777" w:rsidR="002D62BF" w:rsidRDefault="00000000">
      <w:pPr>
        <w:numPr>
          <w:ilvl w:val="0"/>
          <w:numId w:val="56"/>
        </w:numPr>
        <w:pBdr>
          <w:top w:val="nil"/>
          <w:left w:val="nil"/>
          <w:bottom w:val="nil"/>
          <w:right w:val="nil"/>
          <w:between w:val="nil"/>
        </w:pBdr>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Надад</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найз</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залуу</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минь</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өнөөдөр</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цэцэг</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өгөөсэй</w:t>
      </w:r>
      <w:proofErr w:type="spellEnd"/>
      <w:r>
        <w:rPr>
          <w:rFonts w:ascii="Times New Roman" w:eastAsia="Times New Roman" w:hAnsi="Times New Roman" w:cs="Times New Roman"/>
          <w:color w:val="000000"/>
          <w:sz w:val="28"/>
          <w:szCs w:val="28"/>
        </w:rPr>
        <w:t xml:space="preserve"> </w:t>
      </w:r>
    </w:p>
    <w:p w14:paraId="09CAF18E" w14:textId="77777777" w:rsidR="002D62BF" w:rsidRDefault="002D62BF">
      <w:pPr>
        <w:pBdr>
          <w:top w:val="nil"/>
          <w:left w:val="nil"/>
          <w:bottom w:val="nil"/>
          <w:right w:val="nil"/>
          <w:between w:val="nil"/>
        </w:pBdr>
        <w:spacing w:after="0"/>
        <w:rPr>
          <w:rFonts w:ascii="Times New Roman" w:eastAsia="Times New Roman" w:hAnsi="Times New Roman" w:cs="Times New Roman"/>
          <w:color w:val="000000"/>
          <w:sz w:val="28"/>
          <w:szCs w:val="28"/>
        </w:rPr>
      </w:pPr>
    </w:p>
    <w:p w14:paraId="49A19AA5" w14:textId="77777777" w:rsidR="002D62BF"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Total point=25                     Good luck!</w:t>
      </w:r>
    </w:p>
    <w:p w14:paraId="57B67F69" w14:textId="77777777" w:rsidR="002D62BF" w:rsidRDefault="002D62BF">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0F42C653"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lastRenderedPageBreak/>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exam for 2</w:t>
      </w:r>
      <w:r>
        <w:rPr>
          <w:rFonts w:ascii="Times New Roman" w:eastAsia="Times New Roman" w:hAnsi="Times New Roman" w:cs="Times New Roman"/>
          <w:b/>
          <w:color w:val="0070C0"/>
          <w:sz w:val="28"/>
          <w:szCs w:val="28"/>
          <w:vertAlign w:val="superscript"/>
        </w:rPr>
        <w:t>nd</w:t>
      </w:r>
      <w:r>
        <w:rPr>
          <w:rFonts w:ascii="Times New Roman" w:eastAsia="Times New Roman" w:hAnsi="Times New Roman" w:cs="Times New Roman"/>
          <w:b/>
          <w:color w:val="0070C0"/>
          <w:sz w:val="28"/>
          <w:szCs w:val="28"/>
        </w:rPr>
        <w:t xml:space="preserve"> unit; “People and their jobs” </w:t>
      </w:r>
    </w:p>
    <w:p w14:paraId="0FBF1634"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B version</w:t>
      </w:r>
    </w:p>
    <w:p w14:paraId="30C37746" w14:textId="77777777" w:rsidR="002D62BF" w:rsidRDefault="002D62BF">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55C37C9D" w14:textId="77777777" w:rsidR="002D62BF" w:rsidRDefault="00000000">
      <w:pPr>
        <w:numPr>
          <w:ilvl w:val="0"/>
          <w:numId w:val="6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Unjumble the words to make correct jobs /4 points/</w:t>
      </w:r>
    </w:p>
    <w:p w14:paraId="4790781D" w14:textId="77777777" w:rsidR="002D62BF" w:rsidRDefault="00000000">
      <w:pPr>
        <w:numPr>
          <w:ilvl w:val="0"/>
          <w:numId w:val="6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POERRT</w:t>
      </w:r>
    </w:p>
    <w:p w14:paraId="0C5CCBA7" w14:textId="77777777" w:rsidR="002D62BF" w:rsidRDefault="00000000">
      <w:pPr>
        <w:numPr>
          <w:ilvl w:val="0"/>
          <w:numId w:val="6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EDGJU</w:t>
      </w:r>
    </w:p>
    <w:p w14:paraId="5EFD7459" w14:textId="77777777" w:rsidR="002D62BF" w:rsidRDefault="00000000">
      <w:pPr>
        <w:numPr>
          <w:ilvl w:val="0"/>
          <w:numId w:val="6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CONORDUCT</w:t>
      </w:r>
    </w:p>
    <w:p w14:paraId="3C655A64" w14:textId="77777777" w:rsidR="002D62BF" w:rsidRDefault="00000000">
      <w:pPr>
        <w:numPr>
          <w:ilvl w:val="0"/>
          <w:numId w:val="65"/>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PISTERHAT </w:t>
      </w:r>
    </w:p>
    <w:p w14:paraId="174982ED" w14:textId="77777777" w:rsidR="002D62BF" w:rsidRDefault="00000000">
      <w:pPr>
        <w:numPr>
          <w:ilvl w:val="0"/>
          <w:numId w:val="6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Create nouns by add an </w:t>
      </w:r>
      <w:proofErr w:type="gramStart"/>
      <w:r>
        <w:rPr>
          <w:rFonts w:ascii="Times New Roman" w:eastAsia="Times New Roman" w:hAnsi="Times New Roman" w:cs="Times New Roman"/>
          <w:b/>
          <w:color w:val="000000"/>
          <w:sz w:val="28"/>
          <w:szCs w:val="28"/>
        </w:rPr>
        <w:t>appropriate endings</w:t>
      </w:r>
      <w:proofErr w:type="gramEnd"/>
      <w:r>
        <w:rPr>
          <w:rFonts w:ascii="Times New Roman" w:eastAsia="Times New Roman" w:hAnsi="Times New Roman" w:cs="Times New Roman"/>
          <w:b/>
          <w:color w:val="000000"/>
          <w:sz w:val="28"/>
          <w:szCs w:val="28"/>
        </w:rPr>
        <w:t>. /4 points/</w:t>
      </w:r>
    </w:p>
    <w:p w14:paraId="7A307458" w14:textId="77777777" w:rsidR="002D62BF" w:rsidRDefault="00000000">
      <w:pPr>
        <w:numPr>
          <w:ilvl w:val="0"/>
          <w:numId w:val="6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Poem-</w:t>
      </w:r>
    </w:p>
    <w:p w14:paraId="2FEC414A" w14:textId="77777777" w:rsidR="002D62BF" w:rsidRDefault="00000000">
      <w:pPr>
        <w:numPr>
          <w:ilvl w:val="0"/>
          <w:numId w:val="6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Surgery-</w:t>
      </w:r>
    </w:p>
    <w:p w14:paraId="15918E53" w14:textId="77777777" w:rsidR="002D62BF" w:rsidRDefault="00000000">
      <w:pPr>
        <w:numPr>
          <w:ilvl w:val="0"/>
          <w:numId w:val="6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Politics -</w:t>
      </w:r>
    </w:p>
    <w:p w14:paraId="0C0DC2D9" w14:textId="77777777" w:rsidR="002D62BF" w:rsidRDefault="00000000">
      <w:pPr>
        <w:numPr>
          <w:ilvl w:val="0"/>
          <w:numId w:val="6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Pharmacy –</w:t>
      </w:r>
    </w:p>
    <w:p w14:paraId="06F8B742" w14:textId="77777777" w:rsidR="002D62BF" w:rsidRDefault="00000000">
      <w:pPr>
        <w:numPr>
          <w:ilvl w:val="0"/>
          <w:numId w:val="6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Use the GERUND or INFINITIVE forms of the verbs in brackets /5 points/. </w:t>
      </w:r>
    </w:p>
    <w:p w14:paraId="0E9B09D7" w14:textId="77777777" w:rsidR="002D62BF" w:rsidRDefault="00000000">
      <w:pPr>
        <w:widowControl w:val="0"/>
        <w:numPr>
          <w:ilvl w:val="3"/>
          <w:numId w:val="59"/>
        </w:numPr>
        <w:pBdr>
          <w:top w:val="nil"/>
          <w:left w:val="nil"/>
          <w:bottom w:val="nil"/>
          <w:right w:val="nil"/>
          <w:between w:val="nil"/>
        </w:pBdr>
        <w:tabs>
          <w:tab w:val="left" w:pos="1179"/>
          <w:tab w:val="left" w:pos="5318"/>
        </w:tabs>
        <w:spacing w:after="0"/>
        <w:ind w:left="142"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Henry isn’t quite good at</w:t>
      </w:r>
      <w:r>
        <w:rPr>
          <w:rFonts w:ascii="Times New Roman" w:eastAsia="Times New Roman" w:hAnsi="Times New Roman" w:cs="Times New Roman"/>
          <w:color w:val="000000"/>
          <w:sz w:val="28"/>
          <w:szCs w:val="28"/>
        </w:rPr>
        <w:tab/>
        <w:t>(make up) stories.</w:t>
      </w:r>
    </w:p>
    <w:p w14:paraId="6CD52CAF" w14:textId="77777777" w:rsidR="002D62BF" w:rsidRDefault="00000000">
      <w:pPr>
        <w:widowControl w:val="0"/>
        <w:numPr>
          <w:ilvl w:val="3"/>
          <w:numId w:val="59"/>
        </w:numPr>
        <w:pBdr>
          <w:top w:val="nil"/>
          <w:left w:val="nil"/>
          <w:bottom w:val="nil"/>
          <w:right w:val="nil"/>
          <w:between w:val="nil"/>
        </w:pBdr>
        <w:tabs>
          <w:tab w:val="left" w:pos="1179"/>
          <w:tab w:val="left" w:pos="5318"/>
        </w:tabs>
        <w:spacing w:after="0"/>
        <w:ind w:left="142"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Bolor seems</w:t>
      </w:r>
      <w:r>
        <w:rPr>
          <w:rFonts w:ascii="Times New Roman" w:eastAsia="Times New Roman" w:hAnsi="Times New Roman" w:cs="Times New Roman"/>
          <w:color w:val="000000"/>
          <w:sz w:val="28"/>
          <w:szCs w:val="28"/>
        </w:rPr>
        <w:tab/>
        <w:t>(have) a lot of money.</w:t>
      </w:r>
    </w:p>
    <w:p w14:paraId="49201C87" w14:textId="77777777" w:rsidR="002D62BF" w:rsidRDefault="00000000">
      <w:pPr>
        <w:widowControl w:val="0"/>
        <w:numPr>
          <w:ilvl w:val="3"/>
          <w:numId w:val="59"/>
        </w:numPr>
        <w:pBdr>
          <w:top w:val="nil"/>
          <w:left w:val="nil"/>
          <w:bottom w:val="nil"/>
          <w:right w:val="nil"/>
          <w:between w:val="nil"/>
        </w:pBdr>
        <w:tabs>
          <w:tab w:val="left" w:pos="1179"/>
          <w:tab w:val="left" w:pos="5318"/>
        </w:tabs>
        <w:spacing w:after="0"/>
        <w:ind w:left="142"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children are excited about</w:t>
      </w:r>
      <w:r>
        <w:rPr>
          <w:rFonts w:ascii="Times New Roman" w:eastAsia="Times New Roman" w:hAnsi="Times New Roman" w:cs="Times New Roman"/>
          <w:color w:val="000000"/>
          <w:sz w:val="28"/>
          <w:szCs w:val="28"/>
        </w:rPr>
        <w:tab/>
        <w:t>……………</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(go) to the movies.</w:t>
      </w:r>
    </w:p>
    <w:p w14:paraId="6FF330B2" w14:textId="77777777" w:rsidR="002D62BF" w:rsidRDefault="00000000">
      <w:pPr>
        <w:widowControl w:val="0"/>
        <w:numPr>
          <w:ilvl w:val="3"/>
          <w:numId w:val="59"/>
        </w:numPr>
        <w:pBdr>
          <w:top w:val="nil"/>
          <w:left w:val="nil"/>
          <w:bottom w:val="nil"/>
          <w:right w:val="nil"/>
          <w:between w:val="nil"/>
        </w:pBdr>
        <w:tabs>
          <w:tab w:val="left" w:pos="1179"/>
          <w:tab w:val="left" w:pos="5318"/>
        </w:tabs>
        <w:spacing w:after="0"/>
        <w:ind w:left="142" w:firstLine="709"/>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28"/>
          <w:szCs w:val="28"/>
        </w:rPr>
        <w:t>Would you like</w:t>
      </w:r>
      <w:r>
        <w:rPr>
          <w:rFonts w:ascii="Times New Roman" w:eastAsia="Times New Roman" w:hAnsi="Times New Roman" w:cs="Times New Roman"/>
          <w:color w:val="000000"/>
          <w:sz w:val="28"/>
          <w:szCs w:val="28"/>
        </w:rPr>
        <w:tab/>
        <w:t>(listen) to some music?</w:t>
      </w:r>
    </w:p>
    <w:p w14:paraId="5FA00BB5" w14:textId="77777777" w:rsidR="002D62BF" w:rsidRDefault="00000000">
      <w:pPr>
        <w:widowControl w:val="0"/>
        <w:numPr>
          <w:ilvl w:val="3"/>
          <w:numId w:val="59"/>
        </w:numPr>
        <w:pBdr>
          <w:top w:val="nil"/>
          <w:left w:val="nil"/>
          <w:bottom w:val="nil"/>
          <w:right w:val="nil"/>
          <w:between w:val="nil"/>
        </w:pBdr>
        <w:tabs>
          <w:tab w:val="left" w:pos="1179"/>
          <w:tab w:val="left" w:pos="5318"/>
        </w:tabs>
        <w:spacing w:after="0"/>
        <w:ind w:left="142"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can’t stand</w:t>
      </w:r>
      <w:r>
        <w:rPr>
          <w:rFonts w:ascii="Times New Roman" w:eastAsia="Times New Roman" w:hAnsi="Times New Roman" w:cs="Times New Roman"/>
          <w:color w:val="000000"/>
          <w:sz w:val="28"/>
          <w:szCs w:val="28"/>
        </w:rPr>
        <w:tab/>
        <w:t>(be) pointed.</w:t>
      </w:r>
    </w:p>
    <w:p w14:paraId="19EE0017" w14:textId="77777777" w:rsidR="002D62BF" w:rsidRDefault="00000000">
      <w:pPr>
        <w:numPr>
          <w:ilvl w:val="0"/>
          <w:numId w:val="6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Complete the sentences using Future perfect tense. /5 points/</w:t>
      </w:r>
    </w:p>
    <w:p w14:paraId="5A8623F5" w14:textId="77777777" w:rsidR="002D62BF" w:rsidRDefault="00000000">
      <w:pPr>
        <w:numPr>
          <w:ilvl w:val="0"/>
          <w:numId w:val="5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he</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(enter) your school by 2024?</w:t>
      </w:r>
    </w:p>
    <w:p w14:paraId="671E5148" w14:textId="77777777" w:rsidR="002D62BF" w:rsidRDefault="00000000">
      <w:pPr>
        <w:numPr>
          <w:ilvl w:val="0"/>
          <w:numId w:val="5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  (not finish) my work by the end of the year.</w:t>
      </w:r>
    </w:p>
    <w:p w14:paraId="11212AD9" w14:textId="77777777" w:rsidR="002D62BF" w:rsidRDefault="00000000">
      <w:pPr>
        <w:numPr>
          <w:ilvl w:val="0"/>
          <w:numId w:val="5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She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(make) this cake by this evening.</w:t>
      </w:r>
    </w:p>
    <w:p w14:paraId="40758BB1" w14:textId="77777777" w:rsidR="002D62BF" w:rsidRDefault="00000000">
      <w:pPr>
        <w:numPr>
          <w:ilvl w:val="0"/>
          <w:numId w:val="5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He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write) his essay by the time his mother arrives.</w:t>
      </w:r>
    </w:p>
    <w:p w14:paraId="787CDC5D" w14:textId="77777777" w:rsidR="002D62BF" w:rsidRDefault="00000000">
      <w:pPr>
        <w:numPr>
          <w:ilvl w:val="0"/>
          <w:numId w:val="54"/>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They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(not arrive) by tomorrow evening.</w:t>
      </w:r>
    </w:p>
    <w:p w14:paraId="691EDE88" w14:textId="77777777" w:rsidR="002D62BF" w:rsidRDefault="00000000">
      <w:pPr>
        <w:numPr>
          <w:ilvl w:val="0"/>
          <w:numId w:val="6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Underline correct answer /5 points/ </w:t>
      </w:r>
    </w:p>
    <w:p w14:paraId="604C0642" w14:textId="77777777" w:rsidR="002D62BF" w:rsidRDefault="00000000">
      <w:pPr>
        <w:numPr>
          <w:ilvl w:val="3"/>
          <w:numId w:val="96"/>
        </w:numPr>
        <w:pBdr>
          <w:top w:val="nil"/>
          <w:left w:val="nil"/>
          <w:bottom w:val="nil"/>
          <w:right w:val="nil"/>
          <w:between w:val="nil"/>
        </w:pBdr>
        <w:spacing w:after="0"/>
        <w:ind w:left="1418" w:hanging="284"/>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will/shall</w:t>
      </w:r>
      <w:r>
        <w:rPr>
          <w:rFonts w:ascii="Times New Roman" w:eastAsia="Times New Roman" w:hAnsi="Times New Roman" w:cs="Times New Roman"/>
          <w:color w:val="000000"/>
          <w:sz w:val="28"/>
          <w:szCs w:val="28"/>
        </w:rPr>
        <w:t xml:space="preserve"> you pass the salt to me?</w:t>
      </w:r>
    </w:p>
    <w:p w14:paraId="5F98FFAC" w14:textId="77777777" w:rsidR="002D62BF" w:rsidRDefault="00000000">
      <w:pPr>
        <w:numPr>
          <w:ilvl w:val="3"/>
          <w:numId w:val="96"/>
        </w:numPr>
        <w:pBdr>
          <w:top w:val="nil"/>
          <w:left w:val="nil"/>
          <w:bottom w:val="nil"/>
          <w:right w:val="nil"/>
          <w:between w:val="nil"/>
        </w:pBdr>
        <w:spacing w:after="0"/>
        <w:ind w:left="1418" w:hanging="28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When I was a kid, we enjoyed </w:t>
      </w:r>
      <w:r>
        <w:rPr>
          <w:rFonts w:ascii="Times New Roman" w:eastAsia="Times New Roman" w:hAnsi="Times New Roman" w:cs="Times New Roman"/>
          <w:i/>
          <w:color w:val="000000"/>
          <w:sz w:val="28"/>
          <w:szCs w:val="28"/>
        </w:rPr>
        <w:t>to</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i/>
          <w:color w:val="000000"/>
          <w:sz w:val="28"/>
          <w:szCs w:val="28"/>
        </w:rPr>
        <w:t>go/going</w:t>
      </w:r>
      <w:r>
        <w:rPr>
          <w:rFonts w:ascii="Times New Roman" w:eastAsia="Times New Roman" w:hAnsi="Times New Roman" w:cs="Times New Roman"/>
          <w:color w:val="000000"/>
          <w:sz w:val="28"/>
          <w:szCs w:val="28"/>
        </w:rPr>
        <w:t xml:space="preserve"> to the amusement park.</w:t>
      </w:r>
    </w:p>
    <w:p w14:paraId="0B954054" w14:textId="77777777" w:rsidR="002D62BF" w:rsidRDefault="00000000">
      <w:pPr>
        <w:numPr>
          <w:ilvl w:val="3"/>
          <w:numId w:val="96"/>
        </w:numPr>
        <w:pBdr>
          <w:top w:val="nil"/>
          <w:left w:val="nil"/>
          <w:bottom w:val="nil"/>
          <w:right w:val="nil"/>
          <w:between w:val="nil"/>
        </w:pBdr>
        <w:spacing w:after="0"/>
        <w:ind w:left="1418" w:hanging="28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it rain/rained tomorrow.</w:t>
      </w:r>
    </w:p>
    <w:p w14:paraId="77D19DFE" w14:textId="77777777" w:rsidR="002D62BF" w:rsidRDefault="00000000">
      <w:pPr>
        <w:numPr>
          <w:ilvl w:val="3"/>
          <w:numId w:val="96"/>
        </w:numPr>
        <w:pBdr>
          <w:top w:val="nil"/>
          <w:left w:val="nil"/>
          <w:bottom w:val="nil"/>
          <w:right w:val="nil"/>
          <w:between w:val="nil"/>
        </w:pBdr>
        <w:spacing w:after="0"/>
        <w:ind w:left="1418" w:hanging="284"/>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will/shall</w:t>
      </w:r>
      <w:r>
        <w:rPr>
          <w:rFonts w:ascii="Times New Roman" w:eastAsia="Times New Roman" w:hAnsi="Times New Roman" w:cs="Times New Roman"/>
          <w:color w:val="000000"/>
          <w:sz w:val="28"/>
          <w:szCs w:val="28"/>
        </w:rPr>
        <w:t xml:space="preserve"> I help you to carry this suitcase?</w:t>
      </w:r>
    </w:p>
    <w:p w14:paraId="3FA7246A" w14:textId="77777777" w:rsidR="002D62BF" w:rsidRDefault="00000000">
      <w:pPr>
        <w:numPr>
          <w:ilvl w:val="3"/>
          <w:numId w:val="96"/>
        </w:numPr>
        <w:pBdr>
          <w:top w:val="nil"/>
          <w:left w:val="nil"/>
          <w:bottom w:val="nil"/>
          <w:right w:val="nil"/>
          <w:between w:val="nil"/>
        </w:pBdr>
        <w:spacing w:after="0"/>
        <w:ind w:left="1418" w:hanging="284"/>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28"/>
          <w:szCs w:val="28"/>
        </w:rPr>
        <w:t>Jack advised me………….to rent/renting a new apartment.</w:t>
      </w:r>
    </w:p>
    <w:p w14:paraId="0A2CDC30" w14:textId="77777777" w:rsidR="002D62BF" w:rsidRDefault="00000000">
      <w:pPr>
        <w:numPr>
          <w:ilvl w:val="0"/>
          <w:numId w:val="6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Translate the sentences. /2 points/</w:t>
      </w:r>
    </w:p>
    <w:p w14:paraId="7607E391" w14:textId="77777777" w:rsidR="002D62BF" w:rsidRDefault="00000000">
      <w:pPr>
        <w:numPr>
          <w:ilvl w:val="0"/>
          <w:numId w:val="5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I had met him yesterday.</w:t>
      </w:r>
    </w:p>
    <w:p w14:paraId="27B2327B" w14:textId="77777777" w:rsidR="002D62BF" w:rsidRDefault="00000000">
      <w:pPr>
        <w:numPr>
          <w:ilvl w:val="0"/>
          <w:numId w:val="55"/>
        </w:numPr>
        <w:pBdr>
          <w:top w:val="nil"/>
          <w:left w:val="nil"/>
          <w:bottom w:val="nil"/>
          <w:right w:val="nil"/>
          <w:between w:val="nil"/>
        </w:pBdr>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Надад</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найз</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охин</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минь</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өнөөдөр</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бялуу</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өгөөсэй</w:t>
      </w:r>
      <w:proofErr w:type="spellEnd"/>
      <w:r>
        <w:rPr>
          <w:rFonts w:ascii="Times New Roman" w:eastAsia="Times New Roman" w:hAnsi="Times New Roman" w:cs="Times New Roman"/>
          <w:color w:val="000000"/>
          <w:sz w:val="28"/>
          <w:szCs w:val="28"/>
        </w:rPr>
        <w:t xml:space="preserve"> </w:t>
      </w:r>
    </w:p>
    <w:p w14:paraId="7A475572" w14:textId="77777777" w:rsidR="002D62BF" w:rsidRDefault="002D62BF">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p>
    <w:p w14:paraId="1DA60288" w14:textId="77777777" w:rsidR="002D62BF"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Total point=25 Good luck</w:t>
      </w:r>
    </w:p>
    <w:p w14:paraId="04BBE8A9" w14:textId="77777777" w:rsidR="002D62BF" w:rsidRDefault="002D62BF">
      <w:pPr>
        <w:jc w:val="center"/>
        <w:rPr>
          <w:rFonts w:ascii="Times New Roman" w:eastAsia="Times New Roman" w:hAnsi="Times New Roman" w:cs="Times New Roman"/>
          <w:b/>
          <w:sz w:val="28"/>
          <w:szCs w:val="28"/>
        </w:rPr>
      </w:pPr>
    </w:p>
    <w:p w14:paraId="37D95949" w14:textId="77777777" w:rsidR="002D62BF"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KEY to unit-2                                 A version</w:t>
      </w:r>
    </w:p>
    <w:p w14:paraId="284320B6" w14:textId="77777777" w:rsidR="002D62BF" w:rsidRDefault="00000000">
      <w:pPr>
        <w:numPr>
          <w:ilvl w:val="0"/>
          <w:numId w:val="5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Unjumble the words to make correct jobs /4 points/</w:t>
      </w:r>
    </w:p>
    <w:p w14:paraId="324A9BC4" w14:textId="77777777" w:rsidR="002D62BF" w:rsidRDefault="00000000">
      <w:pPr>
        <w:numPr>
          <w:ilvl w:val="0"/>
          <w:numId w:val="58"/>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JANITOR 2. POLITICIAN 3. POET 4. HOUSEKEEPER</w:t>
      </w:r>
    </w:p>
    <w:p w14:paraId="73468A23" w14:textId="77777777" w:rsidR="002D62BF" w:rsidRDefault="00000000">
      <w:pPr>
        <w:numPr>
          <w:ilvl w:val="0"/>
          <w:numId w:val="5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Create nouns by add an appropriate endings /4 </w:t>
      </w:r>
      <w:proofErr w:type="gramStart"/>
      <w:r>
        <w:rPr>
          <w:rFonts w:ascii="Times New Roman" w:eastAsia="Times New Roman" w:hAnsi="Times New Roman" w:cs="Times New Roman"/>
          <w:b/>
          <w:color w:val="000000"/>
          <w:sz w:val="28"/>
          <w:szCs w:val="28"/>
        </w:rPr>
        <w:t>points</w:t>
      </w:r>
      <w:proofErr w:type="gramEnd"/>
      <w:r>
        <w:rPr>
          <w:rFonts w:ascii="Times New Roman" w:eastAsia="Times New Roman" w:hAnsi="Times New Roman" w:cs="Times New Roman"/>
          <w:b/>
          <w:color w:val="000000"/>
          <w:sz w:val="28"/>
          <w:szCs w:val="28"/>
        </w:rPr>
        <w:t>/</w:t>
      </w:r>
    </w:p>
    <w:p w14:paraId="742E5C0B" w14:textId="77777777" w:rsidR="002D62BF" w:rsidRDefault="00000000">
      <w:pPr>
        <w:numPr>
          <w:ilvl w:val="0"/>
          <w:numId w:val="13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Beautician, 2. Veterinarian 3. Interpreter 4. Psychologist</w:t>
      </w:r>
    </w:p>
    <w:p w14:paraId="318E119A" w14:textId="77777777" w:rsidR="002D62BF" w:rsidRDefault="00000000">
      <w:pPr>
        <w:numPr>
          <w:ilvl w:val="0"/>
          <w:numId w:val="5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Use the GERUND or INFINITIVE forms of the verbs in brackets /5 points/. </w:t>
      </w:r>
    </w:p>
    <w:p w14:paraId="3246014F" w14:textId="77777777" w:rsidR="002D62BF" w:rsidRDefault="00000000">
      <w:pPr>
        <w:widowControl w:val="0"/>
        <w:numPr>
          <w:ilvl w:val="3"/>
          <w:numId w:val="137"/>
        </w:numPr>
        <w:pBdr>
          <w:top w:val="nil"/>
          <w:left w:val="nil"/>
          <w:bottom w:val="nil"/>
          <w:right w:val="nil"/>
          <w:between w:val="nil"/>
        </w:pBdr>
        <w:tabs>
          <w:tab w:val="left" w:pos="1179"/>
          <w:tab w:val="left" w:pos="5318"/>
        </w:tabs>
        <w:spacing w:after="0"/>
        <w:ind w:left="1560"/>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28"/>
          <w:szCs w:val="28"/>
        </w:rPr>
        <w:t>making up 2. to have 3. going 4. speaking 5. being</w:t>
      </w:r>
    </w:p>
    <w:p w14:paraId="42AD0EAA" w14:textId="77777777" w:rsidR="002D62BF" w:rsidRDefault="00000000">
      <w:pPr>
        <w:numPr>
          <w:ilvl w:val="0"/>
          <w:numId w:val="5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Complete the sentences using Future perfect tense. /5 points/</w:t>
      </w:r>
    </w:p>
    <w:p w14:paraId="041856DE" w14:textId="77777777" w:rsidR="002D62BF" w:rsidRDefault="00000000">
      <w:pPr>
        <w:pBdr>
          <w:top w:val="nil"/>
          <w:left w:val="nil"/>
          <w:bottom w:val="nil"/>
          <w:right w:val="nil"/>
          <w:between w:val="nil"/>
        </w:pBdr>
        <w:spacing w:after="0"/>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Will you have graduated 2. won’t have started 3. will have done                                                   4. will have known 5. won’t have finished </w:t>
      </w:r>
    </w:p>
    <w:p w14:paraId="34C94496" w14:textId="77777777" w:rsidR="002D62BF" w:rsidRDefault="00000000">
      <w:pPr>
        <w:numPr>
          <w:ilvl w:val="0"/>
          <w:numId w:val="5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Underline correct answer /5 points/ </w:t>
      </w:r>
    </w:p>
    <w:p w14:paraId="28590257" w14:textId="77777777" w:rsidR="002D62BF" w:rsidRDefault="00000000">
      <w:pPr>
        <w:numPr>
          <w:ilvl w:val="3"/>
          <w:numId w:val="140"/>
        </w:numPr>
        <w:pBdr>
          <w:top w:val="nil"/>
          <w:left w:val="nil"/>
          <w:bottom w:val="nil"/>
          <w:right w:val="nil"/>
          <w:between w:val="nil"/>
        </w:pBdr>
        <w:spacing w:after="0"/>
        <w:ind w:left="1843" w:hanging="28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will 2. shall 3. stealing 4. going 5. was </w:t>
      </w:r>
    </w:p>
    <w:p w14:paraId="79BB80E5" w14:textId="77777777" w:rsidR="002D62BF" w:rsidRDefault="00000000">
      <w:pPr>
        <w:numPr>
          <w:ilvl w:val="0"/>
          <w:numId w:val="5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Translate the sentences. /2 points/</w:t>
      </w:r>
    </w:p>
    <w:p w14:paraId="294CC15C" w14:textId="77777777" w:rsidR="002D62BF" w:rsidRDefault="00000000">
      <w:pPr>
        <w:numPr>
          <w:ilvl w:val="0"/>
          <w:numId w:val="139"/>
        </w:numPr>
        <w:pBdr>
          <w:top w:val="nil"/>
          <w:left w:val="nil"/>
          <w:bottom w:val="nil"/>
          <w:right w:val="nil"/>
          <w:between w:val="nil"/>
        </w:pBdr>
        <w:spacing w:after="0"/>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Би</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түүний</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дуртай</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ваарыг</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хагалаагүй</w:t>
      </w:r>
      <w:proofErr w:type="spellEnd"/>
      <w:r>
        <w:rPr>
          <w:rFonts w:ascii="Times New Roman" w:eastAsia="Times New Roman" w:hAnsi="Times New Roman" w:cs="Times New Roman"/>
          <w:color w:val="000000"/>
          <w:sz w:val="28"/>
          <w:szCs w:val="28"/>
        </w:rPr>
        <w:t xml:space="preserve"> ч </w:t>
      </w:r>
      <w:proofErr w:type="spellStart"/>
      <w:r>
        <w:rPr>
          <w:rFonts w:ascii="Times New Roman" w:eastAsia="Times New Roman" w:hAnsi="Times New Roman" w:cs="Times New Roman"/>
          <w:color w:val="000000"/>
          <w:sz w:val="28"/>
          <w:szCs w:val="28"/>
        </w:rPr>
        <w:t>болоосой</w:t>
      </w:r>
      <w:proofErr w:type="spellEnd"/>
    </w:p>
    <w:p w14:paraId="00A2BD1E" w14:textId="77777777" w:rsidR="002D62BF" w:rsidRDefault="00000000">
      <w:pPr>
        <w:numPr>
          <w:ilvl w:val="0"/>
          <w:numId w:val="13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my boyfriend gave me a flower today.</w:t>
      </w:r>
    </w:p>
    <w:p w14:paraId="7E3DE171" w14:textId="77777777" w:rsidR="002D62BF" w:rsidRDefault="002D62BF">
      <w:pPr>
        <w:pBdr>
          <w:top w:val="nil"/>
          <w:left w:val="nil"/>
          <w:bottom w:val="nil"/>
          <w:right w:val="nil"/>
          <w:between w:val="nil"/>
        </w:pBdr>
        <w:spacing w:after="0"/>
        <w:ind w:left="1440"/>
        <w:rPr>
          <w:rFonts w:ascii="Times New Roman" w:eastAsia="Times New Roman" w:hAnsi="Times New Roman" w:cs="Times New Roman"/>
          <w:color w:val="000000"/>
          <w:sz w:val="28"/>
          <w:szCs w:val="28"/>
        </w:rPr>
      </w:pPr>
    </w:p>
    <w:p w14:paraId="26FE9913" w14:textId="77777777" w:rsidR="002D62BF" w:rsidRDefault="00000000">
      <w:pPr>
        <w:pBdr>
          <w:top w:val="nil"/>
          <w:left w:val="nil"/>
          <w:bottom w:val="nil"/>
          <w:right w:val="nil"/>
          <w:between w:val="nil"/>
        </w:pBdr>
        <w:spacing w:after="0"/>
        <w:ind w:left="180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 version</w:t>
      </w:r>
    </w:p>
    <w:p w14:paraId="10433802" w14:textId="77777777" w:rsidR="002D62BF" w:rsidRDefault="002D62BF">
      <w:pPr>
        <w:pBdr>
          <w:top w:val="nil"/>
          <w:left w:val="nil"/>
          <w:bottom w:val="nil"/>
          <w:right w:val="nil"/>
          <w:between w:val="nil"/>
        </w:pBdr>
        <w:spacing w:after="0"/>
        <w:ind w:left="1800"/>
        <w:jc w:val="center"/>
        <w:rPr>
          <w:rFonts w:ascii="Times New Roman" w:eastAsia="Times New Roman" w:hAnsi="Times New Roman" w:cs="Times New Roman"/>
          <w:b/>
          <w:color w:val="000000"/>
          <w:sz w:val="28"/>
          <w:szCs w:val="28"/>
        </w:rPr>
      </w:pPr>
    </w:p>
    <w:p w14:paraId="7DC870DA" w14:textId="77777777" w:rsidR="002D62BF" w:rsidRDefault="00000000">
      <w:pPr>
        <w:numPr>
          <w:ilvl w:val="0"/>
          <w:numId w:val="123"/>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Unjumble the words to make correct jobs /4 points/</w:t>
      </w:r>
    </w:p>
    <w:p w14:paraId="0D9E4A05" w14:textId="77777777" w:rsidR="002D62BF" w:rsidRDefault="00000000">
      <w:pPr>
        <w:numPr>
          <w:ilvl w:val="0"/>
          <w:numId w:val="141"/>
        </w:numPr>
        <w:pBdr>
          <w:top w:val="nil"/>
          <w:left w:val="nil"/>
          <w:bottom w:val="nil"/>
          <w:right w:val="nil"/>
          <w:between w:val="nil"/>
        </w:pBdr>
        <w:ind w:left="1418" w:hanging="28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PORTER 2. JUDGE 3. CONDUCTOR 4. THERAPIST </w:t>
      </w:r>
    </w:p>
    <w:p w14:paraId="0C8A47CF" w14:textId="77777777" w:rsidR="002D62BF" w:rsidRDefault="00000000">
      <w:pPr>
        <w:numPr>
          <w:ilvl w:val="0"/>
          <w:numId w:val="12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Create nouns by add an </w:t>
      </w:r>
      <w:proofErr w:type="gramStart"/>
      <w:r>
        <w:rPr>
          <w:rFonts w:ascii="Times New Roman" w:eastAsia="Times New Roman" w:hAnsi="Times New Roman" w:cs="Times New Roman"/>
          <w:b/>
          <w:color w:val="000000"/>
          <w:sz w:val="28"/>
          <w:szCs w:val="28"/>
        </w:rPr>
        <w:t>appropriate endings</w:t>
      </w:r>
      <w:proofErr w:type="gramEnd"/>
      <w:r>
        <w:rPr>
          <w:rFonts w:ascii="Times New Roman" w:eastAsia="Times New Roman" w:hAnsi="Times New Roman" w:cs="Times New Roman"/>
          <w:b/>
          <w:color w:val="000000"/>
          <w:sz w:val="28"/>
          <w:szCs w:val="28"/>
        </w:rPr>
        <w:t>. /4 points/</w:t>
      </w:r>
    </w:p>
    <w:p w14:paraId="2FF18733" w14:textId="77777777" w:rsidR="002D62BF" w:rsidRDefault="00000000">
      <w:pPr>
        <w:pBdr>
          <w:top w:val="nil"/>
          <w:left w:val="nil"/>
          <w:bottom w:val="nil"/>
          <w:right w:val="nil"/>
          <w:between w:val="nil"/>
        </w:pBdr>
        <w:spacing w:after="0"/>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Poet 2. Surgeon 3. Politician 4. Pharmacist –</w:t>
      </w:r>
    </w:p>
    <w:p w14:paraId="5FDC6F71" w14:textId="77777777" w:rsidR="002D62BF" w:rsidRDefault="00000000">
      <w:pPr>
        <w:numPr>
          <w:ilvl w:val="0"/>
          <w:numId w:val="123"/>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Use the GERUND or INFINITIVE forms of the verbs in brackets /5 points/. </w:t>
      </w:r>
    </w:p>
    <w:p w14:paraId="26AC1992" w14:textId="77777777" w:rsidR="002D62BF" w:rsidRDefault="00000000">
      <w:pPr>
        <w:widowControl w:val="0"/>
        <w:pBdr>
          <w:top w:val="nil"/>
          <w:left w:val="nil"/>
          <w:bottom w:val="nil"/>
          <w:right w:val="nil"/>
          <w:between w:val="nil"/>
        </w:pBdr>
        <w:tabs>
          <w:tab w:val="left" w:pos="1179"/>
          <w:tab w:val="left" w:pos="5318"/>
        </w:tabs>
        <w:spacing w:after="0"/>
        <w:ind w:left="85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making up 2. to have3. going 4. to listen 5. being</w:t>
      </w:r>
    </w:p>
    <w:p w14:paraId="335DAF83" w14:textId="77777777" w:rsidR="002D62BF" w:rsidRDefault="00000000">
      <w:pPr>
        <w:numPr>
          <w:ilvl w:val="0"/>
          <w:numId w:val="123"/>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Complete the sentences using Future perfect tense. /5 points/</w:t>
      </w:r>
    </w:p>
    <w:p w14:paraId="2C22F448" w14:textId="77777777" w:rsidR="002D62BF" w:rsidRDefault="00000000">
      <w:pPr>
        <w:pBdr>
          <w:top w:val="nil"/>
          <w:left w:val="nil"/>
          <w:bottom w:val="nil"/>
          <w:right w:val="nil"/>
          <w:between w:val="nil"/>
        </w:pBdr>
        <w:spacing w:after="0"/>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Will he have entered 2. won’t have finished 3. will have made 4. will have written                5. won’t have arrived</w:t>
      </w:r>
    </w:p>
    <w:p w14:paraId="540230C4" w14:textId="77777777" w:rsidR="002D62BF" w:rsidRDefault="00000000">
      <w:pPr>
        <w:numPr>
          <w:ilvl w:val="0"/>
          <w:numId w:val="123"/>
        </w:numPr>
        <w:pBdr>
          <w:top w:val="nil"/>
          <w:left w:val="nil"/>
          <w:bottom w:val="nil"/>
          <w:right w:val="nil"/>
          <w:between w:val="nil"/>
        </w:pBd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Underline correct answer /5 points/ </w:t>
      </w:r>
    </w:p>
    <w:p w14:paraId="7315BB66" w14:textId="77777777" w:rsidR="002D62BF" w:rsidRDefault="00000000">
      <w:pPr>
        <w:ind w:left="993" w:hanging="99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 will 2. going 3. rained 4. shall 5. to rent </w:t>
      </w:r>
    </w:p>
    <w:p w14:paraId="23C31CFC" w14:textId="77777777" w:rsidR="002D62BF" w:rsidRDefault="00000000">
      <w:pPr>
        <w:numPr>
          <w:ilvl w:val="0"/>
          <w:numId w:val="123"/>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Translate the sentences. /2 points/</w:t>
      </w:r>
    </w:p>
    <w:p w14:paraId="0F3BBCCD" w14:textId="77777777" w:rsidR="002D62BF" w:rsidRDefault="00000000">
      <w:pPr>
        <w:numPr>
          <w:ilvl w:val="0"/>
          <w:numId w:val="122"/>
        </w:numPr>
        <w:pBdr>
          <w:top w:val="nil"/>
          <w:left w:val="nil"/>
          <w:bottom w:val="nil"/>
          <w:right w:val="nil"/>
          <w:between w:val="nil"/>
        </w:pBdr>
        <w:spacing w:after="0"/>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Би</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өчигдөр</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түүнтэй</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уулзсан</w:t>
      </w:r>
      <w:proofErr w:type="spellEnd"/>
      <w:r>
        <w:rPr>
          <w:rFonts w:ascii="Times New Roman" w:eastAsia="Times New Roman" w:hAnsi="Times New Roman" w:cs="Times New Roman"/>
          <w:color w:val="000000"/>
          <w:sz w:val="28"/>
          <w:szCs w:val="28"/>
        </w:rPr>
        <w:t xml:space="preserve"> ч </w:t>
      </w:r>
      <w:proofErr w:type="spellStart"/>
      <w:r>
        <w:rPr>
          <w:rFonts w:ascii="Times New Roman" w:eastAsia="Times New Roman" w:hAnsi="Times New Roman" w:cs="Times New Roman"/>
          <w:color w:val="000000"/>
          <w:sz w:val="28"/>
          <w:szCs w:val="28"/>
        </w:rPr>
        <w:t>болоосой</w:t>
      </w:r>
      <w:proofErr w:type="spellEnd"/>
      <w:r>
        <w:rPr>
          <w:rFonts w:ascii="Times New Roman" w:eastAsia="Times New Roman" w:hAnsi="Times New Roman" w:cs="Times New Roman"/>
          <w:color w:val="000000"/>
          <w:sz w:val="28"/>
          <w:szCs w:val="28"/>
        </w:rPr>
        <w:t xml:space="preserve">. </w:t>
      </w:r>
    </w:p>
    <w:p w14:paraId="01C6C25E" w14:textId="77777777" w:rsidR="002D62BF" w:rsidRDefault="00000000">
      <w:pPr>
        <w:numPr>
          <w:ilvl w:val="0"/>
          <w:numId w:val="122"/>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my girlfriend gave me a cake today.</w:t>
      </w:r>
    </w:p>
    <w:p w14:paraId="411B44F9" w14:textId="77777777" w:rsidR="002D62BF" w:rsidRDefault="002D62BF">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4E31E079" w14:textId="77777777" w:rsidR="002D62BF" w:rsidRDefault="002D62BF">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6A7D4E88" w14:textId="77777777" w:rsidR="002D62BF" w:rsidRDefault="002D62BF">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643AA9AC" w14:textId="77777777" w:rsidR="002D62BF" w:rsidRDefault="002D62BF">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398C0566"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lastRenderedPageBreak/>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exam for 3</w:t>
      </w:r>
      <w:r>
        <w:rPr>
          <w:rFonts w:ascii="Times New Roman" w:eastAsia="Times New Roman" w:hAnsi="Times New Roman" w:cs="Times New Roman"/>
          <w:b/>
          <w:color w:val="0070C0"/>
          <w:sz w:val="28"/>
          <w:szCs w:val="28"/>
          <w:vertAlign w:val="superscript"/>
        </w:rPr>
        <w:t>rd</w:t>
      </w:r>
      <w:r>
        <w:rPr>
          <w:rFonts w:ascii="Times New Roman" w:eastAsia="Times New Roman" w:hAnsi="Times New Roman" w:cs="Times New Roman"/>
          <w:b/>
          <w:color w:val="0070C0"/>
          <w:sz w:val="28"/>
          <w:szCs w:val="28"/>
        </w:rPr>
        <w:t xml:space="preserve"> unit; “Life stories” </w:t>
      </w:r>
    </w:p>
    <w:p w14:paraId="4BB7F2B2"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A version</w:t>
      </w:r>
    </w:p>
    <w:p w14:paraId="6AE66BEE" w14:textId="77777777" w:rsidR="002D62BF" w:rsidRDefault="00000000">
      <w:pPr>
        <w:numPr>
          <w:ilvl w:val="0"/>
          <w:numId w:val="98"/>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phrases to the opposites /4 points/</w:t>
      </w:r>
    </w:p>
    <w:p w14:paraId="24C77E6D" w14:textId="77777777" w:rsidR="002D62BF" w:rsidRDefault="00000000">
      <w:pPr>
        <w:numPr>
          <w:ilvl w:val="0"/>
          <w:numId w:val="9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if my memory serves me right</w:t>
      </w:r>
      <w:r>
        <w:rPr>
          <w:rFonts w:ascii="Times New Roman" w:eastAsia="Times New Roman" w:hAnsi="Times New Roman" w:cs="Times New Roman"/>
          <w:color w:val="000000"/>
          <w:sz w:val="28"/>
          <w:szCs w:val="28"/>
        </w:rPr>
        <w:tab/>
        <w:t>a. with no interest</w:t>
      </w:r>
    </w:p>
    <w:p w14:paraId="1449E3E8" w14:textId="77777777" w:rsidR="002D62BF" w:rsidRDefault="00000000">
      <w:pPr>
        <w:numPr>
          <w:ilvl w:val="0"/>
          <w:numId w:val="9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out of curiosity</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b. safe and secure</w:t>
      </w:r>
    </w:p>
    <w:p w14:paraId="71B8F99E" w14:textId="77777777" w:rsidR="002D62BF" w:rsidRDefault="00000000">
      <w:pPr>
        <w:numPr>
          <w:ilvl w:val="0"/>
          <w:numId w:val="9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devastated</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c. covered</w:t>
      </w:r>
    </w:p>
    <w:p w14:paraId="604D2765" w14:textId="77777777" w:rsidR="002D62BF" w:rsidRDefault="00000000">
      <w:pPr>
        <w:numPr>
          <w:ilvl w:val="0"/>
          <w:numId w:val="9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exposed to</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roofErr w:type="spellStart"/>
      <w:r>
        <w:rPr>
          <w:rFonts w:ascii="Times New Roman" w:eastAsia="Times New Roman" w:hAnsi="Times New Roman" w:cs="Times New Roman"/>
          <w:color w:val="000000"/>
          <w:sz w:val="28"/>
          <w:szCs w:val="28"/>
        </w:rPr>
        <w:t>d</w:t>
      </w:r>
      <w:proofErr w:type="spellEnd"/>
      <w:r>
        <w:rPr>
          <w:rFonts w:ascii="Times New Roman" w:eastAsia="Times New Roman" w:hAnsi="Times New Roman" w:cs="Times New Roman"/>
          <w:color w:val="000000"/>
          <w:sz w:val="28"/>
          <w:szCs w:val="28"/>
        </w:rPr>
        <w:t xml:space="preserve">. not remembering correctly </w:t>
      </w:r>
    </w:p>
    <w:p w14:paraId="0AED376B" w14:textId="77777777" w:rsidR="002D62BF" w:rsidRDefault="00000000">
      <w:pPr>
        <w:numPr>
          <w:ilvl w:val="0"/>
          <w:numId w:val="98"/>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Write synonyms for the given words /4 points/</w:t>
      </w:r>
    </w:p>
    <w:p w14:paraId="4973C2A9" w14:textId="77777777" w:rsidR="002D62BF" w:rsidRDefault="00000000">
      <w:pPr>
        <w:numPr>
          <w:ilvl w:val="0"/>
          <w:numId w:val="8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donate</w:t>
      </w:r>
    </w:p>
    <w:p w14:paraId="78FFAF79" w14:textId="77777777" w:rsidR="002D62BF" w:rsidRDefault="00000000">
      <w:pPr>
        <w:numPr>
          <w:ilvl w:val="0"/>
          <w:numId w:val="8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motivate</w:t>
      </w:r>
    </w:p>
    <w:p w14:paraId="03FBAC3F" w14:textId="77777777" w:rsidR="002D62BF" w:rsidRDefault="00000000">
      <w:pPr>
        <w:numPr>
          <w:ilvl w:val="0"/>
          <w:numId w:val="8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ignore</w:t>
      </w:r>
    </w:p>
    <w:p w14:paraId="690BA6F4" w14:textId="77777777" w:rsidR="002D62BF" w:rsidRDefault="00000000">
      <w:pPr>
        <w:numPr>
          <w:ilvl w:val="0"/>
          <w:numId w:val="8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blockbuster</w:t>
      </w:r>
    </w:p>
    <w:p w14:paraId="7F10D613" w14:textId="77777777" w:rsidR="002D62BF" w:rsidRDefault="00000000">
      <w:pPr>
        <w:numPr>
          <w:ilvl w:val="0"/>
          <w:numId w:val="98"/>
        </w:numPr>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Finish the sentences using the words and phrases /3 points/</w:t>
      </w:r>
    </w:p>
    <w:p w14:paraId="43F18546" w14:textId="77777777" w:rsidR="002D62BF" w:rsidRDefault="00000000">
      <w:pPr>
        <w:spacing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a while ago      an addiction     tricky     great anxiety    satisfied    internal struggles </w:t>
      </w:r>
      <w:r>
        <w:rPr>
          <w:noProof/>
        </w:rPr>
        <mc:AlternateContent>
          <mc:Choice Requires="wps">
            <w:drawing>
              <wp:anchor distT="0" distB="0" distL="114300" distR="114300" simplePos="0" relativeHeight="251658240" behindDoc="0" locked="0" layoutInCell="1" hidden="0" allowOverlap="1" wp14:anchorId="19DF2E27" wp14:editId="21FA5979">
                <wp:simplePos x="0" y="0"/>
                <wp:positionH relativeFrom="column">
                  <wp:posOffset>4889500</wp:posOffset>
                </wp:positionH>
                <wp:positionV relativeFrom="paragraph">
                  <wp:posOffset>330200</wp:posOffset>
                </wp:positionV>
                <wp:extent cx="939800" cy="292100"/>
                <wp:effectExtent l="0" t="0" r="0" b="0"/>
                <wp:wrapNone/>
                <wp:docPr id="43" name="Rectangle 43"/>
                <wp:cNvGraphicFramePr/>
                <a:graphic xmlns:a="http://schemas.openxmlformats.org/drawingml/2006/main">
                  <a:graphicData uri="http://schemas.microsoft.com/office/word/2010/wordprocessingShape">
                    <wps:wsp>
                      <wps:cNvSpPr/>
                      <wps:spPr>
                        <a:xfrm>
                          <a:off x="4888800" y="3646650"/>
                          <a:ext cx="914400" cy="266700"/>
                        </a:xfrm>
                        <a:prstGeom prst="rect">
                          <a:avLst/>
                        </a:prstGeom>
                        <a:solidFill>
                          <a:schemeClr val="lt1"/>
                        </a:solidFill>
                        <a:ln w="25400" cap="flat" cmpd="sng">
                          <a:solidFill>
                            <a:schemeClr val="lt1"/>
                          </a:solidFill>
                          <a:prstDash val="solid"/>
                          <a:round/>
                          <a:headEnd type="none" w="sm" len="sm"/>
                          <a:tailEnd type="none" w="sm" len="sm"/>
                        </a:ln>
                      </wps:spPr>
                      <wps:txbx>
                        <w:txbxContent>
                          <w:p w14:paraId="73EACD8D" w14:textId="77777777" w:rsidR="002D62BF" w:rsidRDefault="00000000">
                            <w:pPr>
                              <w:spacing w:line="275" w:lineRule="auto"/>
                              <w:textDirection w:val="btLr"/>
                            </w:pPr>
                            <w:r>
                              <w:rPr>
                                <w:color w:val="000000"/>
                              </w:rPr>
                              <w:t xml:space="preserve"> … </w:t>
                            </w:r>
                            <w:r>
                              <w:rPr>
                                <w:b/>
                                <w:color w:val="000000"/>
                              </w:rPr>
                              <w:t xml:space="preserve"> .</w:t>
                            </w:r>
                          </w:p>
                        </w:txbxContent>
                      </wps:txbx>
                      <wps:bodyPr spcFirstLastPara="1" wrap="square" lIns="91425" tIns="45700" rIns="91425" bIns="45700" anchor="ctr" anchorCtr="0">
                        <a:noAutofit/>
                      </wps:bodyPr>
                    </wps:wsp>
                  </a:graphicData>
                </a:graphic>
              </wp:anchor>
            </w:drawing>
          </mc:Choice>
          <mc:Fallback>
            <w:pict>
              <v:rect w14:anchorId="19DF2E27" id="Rectangle 43" o:spid="_x0000_s1026" style="position:absolute;margin-left:385pt;margin-top:26pt;width:74pt;height:23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" fillcolor="white [3201]" strokecolor="white [3201]" strokeweight="2pt">
                <v:stroke startarrowwidth="narrow" startarrowlength="short" endarrowwidth="narrow" endarrowlength="short" joinstyle="round"/>
                <v:textbox inset="2.53958mm,1.2694mm,2.53958mm,1.2694mm">
                  <w:txbxContent>
                    <w:p w14:paraId="73EACD8D" w14:textId="77777777" w:rsidR="002D62BF" w:rsidRDefault="00000000">
                      <w:pPr>
                        <w:spacing w:line="275" w:lineRule="auto"/>
                        <w:textDirection w:val="btLr"/>
                      </w:pPr>
                      <w:r>
                        <w:rPr>
                          <w:color w:val="000000"/>
                        </w:rPr>
                        <w:t xml:space="preserve"> … </w:t>
                      </w:r>
                      <w:r>
                        <w:rPr>
                          <w:b/>
                          <w:color w:val="000000"/>
                        </w:rPr>
                        <w:t xml:space="preserve"> .</w:t>
                      </w:r>
                    </w:p>
                  </w:txbxContent>
                </v:textbox>
              </v:rect>
            </w:pict>
          </mc:Fallback>
        </mc:AlternateContent>
      </w:r>
    </w:p>
    <w:p w14:paraId="23929756" w14:textId="77777777" w:rsidR="002D62BF" w:rsidRDefault="00000000">
      <w:pPr>
        <w:spacing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0" distB="0" distL="0" distR="0" wp14:anchorId="1C473F7D" wp14:editId="745B71A7">
            <wp:extent cx="5682053" cy="720749"/>
            <wp:effectExtent l="0" t="0" r="0" b="0"/>
            <wp:docPr id="70" name="image24.png" descr="C:\Users\J. Enkhtsetseg\Desktop\Untitled.png"/>
            <wp:cNvGraphicFramePr/>
            <a:graphic xmlns:a="http://schemas.openxmlformats.org/drawingml/2006/main">
              <a:graphicData uri="http://schemas.openxmlformats.org/drawingml/2006/picture">
                <pic:pic xmlns:pic="http://schemas.openxmlformats.org/drawingml/2006/picture">
                  <pic:nvPicPr>
                    <pic:cNvPr id="0" name="image24.png" descr="C:\Users\J. Enkhtsetseg\Desktop\Untitled.png"/>
                    <pic:cNvPicPr preferRelativeResize="0"/>
                  </pic:nvPicPr>
                  <pic:blipFill>
                    <a:blip r:embed="rId6"/>
                    <a:srcRect b="47657"/>
                    <a:stretch>
                      <a:fillRect/>
                    </a:stretch>
                  </pic:blipFill>
                  <pic:spPr>
                    <a:xfrm>
                      <a:off x="0" y="0"/>
                      <a:ext cx="5682053" cy="720749"/>
                    </a:xfrm>
                    <a:prstGeom prst="rect">
                      <a:avLst/>
                    </a:prstGeom>
                    <a:ln/>
                  </pic:spPr>
                </pic:pic>
              </a:graphicData>
            </a:graphic>
          </wp:inline>
        </w:drawing>
      </w:r>
    </w:p>
    <w:p w14:paraId="49C48DF7" w14:textId="77777777" w:rsidR="002D62BF" w:rsidRDefault="00000000">
      <w:pPr>
        <w:numPr>
          <w:ilvl w:val="0"/>
          <w:numId w:val="98"/>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Fill in the correct words; </w:t>
      </w:r>
      <w:r>
        <w:rPr>
          <w:rFonts w:ascii="Times New Roman" w:eastAsia="Times New Roman" w:hAnsi="Times New Roman" w:cs="Times New Roman"/>
          <w:b/>
          <w:i/>
          <w:color w:val="000000"/>
          <w:sz w:val="28"/>
          <w:szCs w:val="28"/>
        </w:rPr>
        <w:t xml:space="preserve">lately, so far </w:t>
      </w:r>
      <w:r>
        <w:rPr>
          <w:rFonts w:ascii="Times New Roman" w:eastAsia="Times New Roman" w:hAnsi="Times New Roman" w:cs="Times New Roman"/>
          <w:b/>
          <w:color w:val="000000"/>
          <w:sz w:val="28"/>
          <w:szCs w:val="28"/>
        </w:rPr>
        <w:t>and</w:t>
      </w:r>
      <w:r>
        <w:rPr>
          <w:rFonts w:ascii="Times New Roman" w:eastAsia="Times New Roman" w:hAnsi="Times New Roman" w:cs="Times New Roman"/>
          <w:b/>
          <w:i/>
          <w:color w:val="000000"/>
          <w:sz w:val="28"/>
          <w:szCs w:val="28"/>
        </w:rPr>
        <w:t xml:space="preserve"> all my life</w:t>
      </w:r>
      <w:r>
        <w:rPr>
          <w:rFonts w:ascii="Times New Roman" w:eastAsia="Times New Roman" w:hAnsi="Times New Roman" w:cs="Times New Roman"/>
          <w:b/>
          <w:color w:val="000000"/>
          <w:sz w:val="28"/>
          <w:szCs w:val="28"/>
        </w:rPr>
        <w:t xml:space="preserve"> /4 points/</w:t>
      </w:r>
    </w:p>
    <w:p w14:paraId="148720C3" w14:textId="77777777" w:rsidR="002D62BF" w:rsidRDefault="00000000">
      <w:pPr>
        <w:numPr>
          <w:ilvl w:val="0"/>
          <w:numId w:val="10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I have sung opera …………………….</w:t>
      </w:r>
    </w:p>
    <w:p w14:paraId="1F009F20" w14:textId="77777777" w:rsidR="002D62BF" w:rsidRDefault="00000000">
      <w:pPr>
        <w:numPr>
          <w:ilvl w:val="0"/>
          <w:numId w:val="10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We haven’t played football ……………</w:t>
      </w:r>
      <w:proofErr w:type="gramStart"/>
      <w:r>
        <w:rPr>
          <w:rFonts w:ascii="Times New Roman" w:eastAsia="Times New Roman" w:hAnsi="Times New Roman" w:cs="Times New Roman"/>
          <w:i/>
          <w:color w:val="000000"/>
          <w:sz w:val="28"/>
          <w:szCs w:val="28"/>
        </w:rPr>
        <w:t>…..</w:t>
      </w:r>
      <w:proofErr w:type="gramEnd"/>
    </w:p>
    <w:p w14:paraId="75E550A2" w14:textId="77777777" w:rsidR="002D62BF" w:rsidRDefault="00000000">
      <w:pPr>
        <w:numPr>
          <w:ilvl w:val="0"/>
          <w:numId w:val="10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I have written 3 letters …………….</w:t>
      </w:r>
    </w:p>
    <w:p w14:paraId="79535806" w14:textId="77777777" w:rsidR="002D62BF" w:rsidRDefault="00000000">
      <w:pPr>
        <w:numPr>
          <w:ilvl w:val="0"/>
          <w:numId w:val="10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 we have baked three loaves of bread</w:t>
      </w:r>
    </w:p>
    <w:p w14:paraId="0D64E414" w14:textId="77777777" w:rsidR="002D62BF" w:rsidRDefault="00000000">
      <w:pPr>
        <w:numPr>
          <w:ilvl w:val="0"/>
          <w:numId w:val="98"/>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Write the verbs in brackets in past simple or past perfect /5 points/</w:t>
      </w:r>
    </w:p>
    <w:p w14:paraId="728E9D84" w14:textId="77777777" w:rsidR="002D62BF" w:rsidRDefault="00000000">
      <w:pPr>
        <w:numPr>
          <w:ilvl w:val="0"/>
          <w:numId w:val="86"/>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When we _______________ (arrive) at the station, the train had already left. </w:t>
      </w:r>
    </w:p>
    <w:p w14:paraId="643DD161" w14:textId="77777777" w:rsidR="002D62BF" w:rsidRDefault="00000000">
      <w:pPr>
        <w:numPr>
          <w:ilvl w:val="0"/>
          <w:numId w:val="86"/>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We got home to find that someone _________________ (break) into the house. </w:t>
      </w:r>
    </w:p>
    <w:p w14:paraId="32965CF7" w14:textId="77777777" w:rsidR="002D62BF" w:rsidRDefault="00000000">
      <w:pPr>
        <w:numPr>
          <w:ilvl w:val="0"/>
          <w:numId w:val="86"/>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 opened the fridge to find someone ___________________ (eat) all my chocolate. </w:t>
      </w:r>
    </w:p>
    <w:p w14:paraId="4D794AB1" w14:textId="77777777" w:rsidR="002D62BF" w:rsidRDefault="00000000">
      <w:pPr>
        <w:numPr>
          <w:ilvl w:val="0"/>
          <w:numId w:val="86"/>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 had known my husband for three years when we ____________ (get) married. </w:t>
      </w:r>
    </w:p>
    <w:p w14:paraId="413355C5" w14:textId="77777777" w:rsidR="002D62BF" w:rsidRDefault="00000000">
      <w:pPr>
        <w:numPr>
          <w:ilvl w:val="0"/>
          <w:numId w:val="86"/>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Julie was very pleased to see that John _____________________ (clean) the kitchen. </w:t>
      </w:r>
    </w:p>
    <w:p w14:paraId="696E4EDD" w14:textId="77777777" w:rsidR="002D62BF" w:rsidRDefault="00000000">
      <w:pPr>
        <w:numPr>
          <w:ilvl w:val="0"/>
          <w:numId w:val="98"/>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Write regrets using “I wish” clause /5 points/</w:t>
      </w:r>
    </w:p>
    <w:p w14:paraId="47D46E7E" w14:textId="77777777" w:rsidR="002D62BF" w:rsidRDefault="00000000">
      <w:pPr>
        <w:numPr>
          <w:ilvl w:val="0"/>
          <w:numId w:val="119"/>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couldn’t travel to New York. I didn’t have enough money.</w:t>
      </w:r>
    </w:p>
    <w:p w14:paraId="3B9FBB6E"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I ………… /have/ enough money to travel to New York.</w:t>
      </w:r>
    </w:p>
    <w:p w14:paraId="79E634C3" w14:textId="77777777" w:rsidR="002D62BF" w:rsidRDefault="00000000">
      <w:pPr>
        <w:numPr>
          <w:ilvl w:val="0"/>
          <w:numId w:val="119"/>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They didn’t score a goal.</w:t>
      </w:r>
    </w:p>
    <w:p w14:paraId="0F8319D3"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they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score/ a goal.</w:t>
      </w:r>
    </w:p>
    <w:p w14:paraId="3382663B" w14:textId="77777777" w:rsidR="002D62BF" w:rsidRDefault="00000000">
      <w:pPr>
        <w:numPr>
          <w:ilvl w:val="0"/>
          <w:numId w:val="119"/>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They lost the photo.</w:t>
      </w:r>
    </w:p>
    <w:p w14:paraId="2C98B037"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they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not lose/ the photo.</w:t>
      </w:r>
    </w:p>
    <w:p w14:paraId="78ACEC18" w14:textId="77777777" w:rsidR="002D62BF" w:rsidRDefault="00000000">
      <w:pPr>
        <w:numPr>
          <w:ilvl w:val="0"/>
          <w:numId w:val="119"/>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didn’t study hard at school.</w:t>
      </w:r>
    </w:p>
    <w:p w14:paraId="1CEA44D0"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I …………………………/study/ harder at school.</w:t>
      </w:r>
    </w:p>
    <w:p w14:paraId="625EAF36" w14:textId="77777777" w:rsidR="002D62BF" w:rsidRDefault="00000000">
      <w:pPr>
        <w:numPr>
          <w:ilvl w:val="0"/>
          <w:numId w:val="119"/>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They had an accident because of the bad weather.</w:t>
      </w:r>
    </w:p>
    <w:p w14:paraId="657487AD" w14:textId="77777777" w:rsidR="002D62BF" w:rsidRDefault="00000000">
      <w:pPr>
        <w:pBdr>
          <w:top w:val="nil"/>
          <w:left w:val="nil"/>
          <w:bottom w:val="nil"/>
          <w:right w:val="nil"/>
          <w:between w:val="nil"/>
        </w:pBdr>
        <w:spacing w:line="240" w:lineRule="auto"/>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the weather /not be/ so bad.</w:t>
      </w:r>
    </w:p>
    <w:p w14:paraId="4285E89D" w14:textId="77777777" w:rsidR="002D62BF"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Total point=25       Good luck!</w:t>
      </w:r>
    </w:p>
    <w:p w14:paraId="2639B70A"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lastRenderedPageBreak/>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exam for 3</w:t>
      </w:r>
      <w:r>
        <w:rPr>
          <w:rFonts w:ascii="Times New Roman" w:eastAsia="Times New Roman" w:hAnsi="Times New Roman" w:cs="Times New Roman"/>
          <w:b/>
          <w:color w:val="0070C0"/>
          <w:sz w:val="28"/>
          <w:szCs w:val="28"/>
          <w:vertAlign w:val="superscript"/>
        </w:rPr>
        <w:t>rd</w:t>
      </w:r>
      <w:r>
        <w:rPr>
          <w:rFonts w:ascii="Times New Roman" w:eastAsia="Times New Roman" w:hAnsi="Times New Roman" w:cs="Times New Roman"/>
          <w:b/>
          <w:color w:val="0070C0"/>
          <w:sz w:val="28"/>
          <w:szCs w:val="28"/>
        </w:rPr>
        <w:t xml:space="preserve"> unit; “Life stories”</w:t>
      </w:r>
    </w:p>
    <w:p w14:paraId="0F2FB29C"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B version</w:t>
      </w:r>
    </w:p>
    <w:p w14:paraId="33E3B216" w14:textId="77777777" w:rsidR="002D62BF" w:rsidRDefault="00000000">
      <w:pPr>
        <w:numPr>
          <w:ilvl w:val="0"/>
          <w:numId w:val="77"/>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phrases to the opposites /4 points/</w:t>
      </w:r>
    </w:p>
    <w:p w14:paraId="4133BE4C" w14:textId="77777777" w:rsidR="002D62BF" w:rsidRDefault="00000000">
      <w:pPr>
        <w:numPr>
          <w:ilvl w:val="0"/>
          <w:numId w:val="79"/>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without any doubt</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a. wealthy </w:t>
      </w:r>
    </w:p>
    <w:p w14:paraId="79184E4F" w14:textId="77777777" w:rsidR="002D62BF" w:rsidRDefault="00000000">
      <w:pPr>
        <w:numPr>
          <w:ilvl w:val="0"/>
          <w:numId w:val="79"/>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ignore</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b. typical</w:t>
      </w:r>
    </w:p>
    <w:p w14:paraId="348131B3" w14:textId="77777777" w:rsidR="002D62BF" w:rsidRDefault="00000000">
      <w:pPr>
        <w:numPr>
          <w:ilvl w:val="0"/>
          <w:numId w:val="79"/>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underprivileged</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c. hesitatingly </w:t>
      </w:r>
    </w:p>
    <w:p w14:paraId="5B5C6363" w14:textId="77777777" w:rsidR="002D62BF" w:rsidRDefault="00000000">
      <w:pPr>
        <w:numPr>
          <w:ilvl w:val="0"/>
          <w:numId w:val="79"/>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exceptional</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d. pay attention to </w:t>
      </w:r>
    </w:p>
    <w:p w14:paraId="025DB21F" w14:textId="77777777" w:rsidR="002D62BF" w:rsidRDefault="00000000">
      <w:pPr>
        <w:numPr>
          <w:ilvl w:val="0"/>
          <w:numId w:val="77"/>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Write synonyms for the given words /4 points/</w:t>
      </w:r>
    </w:p>
    <w:p w14:paraId="5F870AFA" w14:textId="77777777" w:rsidR="002D62BF" w:rsidRDefault="00000000">
      <w:pPr>
        <w:numPr>
          <w:ilvl w:val="0"/>
          <w:numId w:val="83"/>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pioneer</w:t>
      </w:r>
    </w:p>
    <w:p w14:paraId="5ABD101B" w14:textId="77777777" w:rsidR="002D62BF" w:rsidRDefault="00000000">
      <w:pPr>
        <w:numPr>
          <w:ilvl w:val="0"/>
          <w:numId w:val="83"/>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devastated</w:t>
      </w:r>
    </w:p>
    <w:p w14:paraId="221FD33F" w14:textId="77777777" w:rsidR="002D62BF" w:rsidRDefault="00000000">
      <w:pPr>
        <w:numPr>
          <w:ilvl w:val="0"/>
          <w:numId w:val="83"/>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exposed to</w:t>
      </w:r>
    </w:p>
    <w:p w14:paraId="39F7DFE5" w14:textId="77777777" w:rsidR="002D62BF" w:rsidRDefault="00000000">
      <w:pPr>
        <w:numPr>
          <w:ilvl w:val="0"/>
          <w:numId w:val="83"/>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successful film</w:t>
      </w:r>
    </w:p>
    <w:p w14:paraId="75551D05" w14:textId="77777777" w:rsidR="002D62BF" w:rsidRDefault="00000000">
      <w:pPr>
        <w:numPr>
          <w:ilvl w:val="0"/>
          <w:numId w:val="77"/>
        </w:numPr>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Finish the sentences using the words and phrases /3 points/</w:t>
      </w:r>
    </w:p>
    <w:p w14:paraId="5D4737EF" w14:textId="77777777" w:rsidR="002D62BF" w:rsidRDefault="00000000">
      <w:pPr>
        <w:spacing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a while ago      an addiction     tricky     great anxiety    satisfied    internal struggles</w:t>
      </w:r>
    </w:p>
    <w:p w14:paraId="1039B40D" w14:textId="77777777" w:rsidR="002D62BF" w:rsidRDefault="00000000">
      <w:pPr>
        <w:spacing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noProof/>
          <w:sz w:val="28"/>
          <w:szCs w:val="28"/>
        </w:rPr>
        <w:drawing>
          <wp:inline distT="0" distB="0" distL="0" distR="0" wp14:anchorId="73240C4D" wp14:editId="48F8D0E5">
            <wp:extent cx="5682053" cy="720749"/>
            <wp:effectExtent l="0" t="0" r="0" b="0"/>
            <wp:docPr id="72" name="image24.png" descr="C:\Users\J. Enkhtsetseg\Desktop\Untitled.png"/>
            <wp:cNvGraphicFramePr/>
            <a:graphic xmlns:a="http://schemas.openxmlformats.org/drawingml/2006/main">
              <a:graphicData uri="http://schemas.openxmlformats.org/drawingml/2006/picture">
                <pic:pic xmlns:pic="http://schemas.openxmlformats.org/drawingml/2006/picture">
                  <pic:nvPicPr>
                    <pic:cNvPr id="0" name="image24.png" descr="C:\Users\J. Enkhtsetseg\Desktop\Untitled.png"/>
                    <pic:cNvPicPr preferRelativeResize="0"/>
                  </pic:nvPicPr>
                  <pic:blipFill>
                    <a:blip r:embed="rId6"/>
                    <a:srcRect t="47651" b="6"/>
                    <a:stretch>
                      <a:fillRect/>
                    </a:stretch>
                  </pic:blipFill>
                  <pic:spPr>
                    <a:xfrm>
                      <a:off x="0" y="0"/>
                      <a:ext cx="5682053" cy="720749"/>
                    </a:xfrm>
                    <a:prstGeom prst="rect">
                      <a:avLst/>
                    </a:prstGeom>
                    <a:ln/>
                  </pic:spPr>
                </pic:pic>
              </a:graphicData>
            </a:graphic>
          </wp:inline>
        </w:drawing>
      </w:r>
    </w:p>
    <w:p w14:paraId="10BD239A" w14:textId="77777777" w:rsidR="002D62BF" w:rsidRDefault="00000000">
      <w:pPr>
        <w:numPr>
          <w:ilvl w:val="0"/>
          <w:numId w:val="77"/>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Fill in the correct words; </w:t>
      </w:r>
      <w:r>
        <w:rPr>
          <w:rFonts w:ascii="Times New Roman" w:eastAsia="Times New Roman" w:hAnsi="Times New Roman" w:cs="Times New Roman"/>
          <w:b/>
          <w:i/>
          <w:color w:val="000000"/>
          <w:sz w:val="28"/>
          <w:szCs w:val="28"/>
        </w:rPr>
        <w:t xml:space="preserve">lately, so far </w:t>
      </w:r>
      <w:r>
        <w:rPr>
          <w:rFonts w:ascii="Times New Roman" w:eastAsia="Times New Roman" w:hAnsi="Times New Roman" w:cs="Times New Roman"/>
          <w:b/>
          <w:color w:val="000000"/>
          <w:sz w:val="28"/>
          <w:szCs w:val="28"/>
        </w:rPr>
        <w:t>and</w:t>
      </w:r>
      <w:r>
        <w:rPr>
          <w:rFonts w:ascii="Times New Roman" w:eastAsia="Times New Roman" w:hAnsi="Times New Roman" w:cs="Times New Roman"/>
          <w:b/>
          <w:i/>
          <w:color w:val="000000"/>
          <w:sz w:val="28"/>
          <w:szCs w:val="28"/>
        </w:rPr>
        <w:t xml:space="preserve"> all my life</w:t>
      </w:r>
      <w:r>
        <w:rPr>
          <w:rFonts w:ascii="Times New Roman" w:eastAsia="Times New Roman" w:hAnsi="Times New Roman" w:cs="Times New Roman"/>
          <w:b/>
          <w:color w:val="000000"/>
          <w:sz w:val="28"/>
          <w:szCs w:val="28"/>
        </w:rPr>
        <w:t xml:space="preserve"> /4 points/</w:t>
      </w:r>
    </w:p>
    <w:p w14:paraId="430B8C5C" w14:textId="77777777" w:rsidR="002D62BF" w:rsidRDefault="00000000">
      <w:pPr>
        <w:numPr>
          <w:ilvl w:val="0"/>
          <w:numId w:val="85"/>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shd w:val="clear" w:color="auto" w:fill="FCFAF3"/>
        </w:rPr>
        <w:t>Have you seen my wallet……………</w:t>
      </w:r>
      <w:proofErr w:type="gramStart"/>
      <w:r>
        <w:rPr>
          <w:rFonts w:ascii="Times New Roman" w:eastAsia="Times New Roman" w:hAnsi="Times New Roman" w:cs="Times New Roman"/>
          <w:color w:val="000000"/>
          <w:sz w:val="28"/>
          <w:szCs w:val="28"/>
          <w:shd w:val="clear" w:color="auto" w:fill="FCFAF3"/>
        </w:rPr>
        <w:t>…..?</w:t>
      </w:r>
      <w:proofErr w:type="gramEnd"/>
    </w:p>
    <w:p w14:paraId="2D146EDA" w14:textId="77777777" w:rsidR="002D62BF" w:rsidRDefault="00000000">
      <w:pPr>
        <w:numPr>
          <w:ilvl w:val="0"/>
          <w:numId w:val="85"/>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shd w:val="clear" w:color="auto" w:fill="FCFAF3"/>
        </w:rPr>
        <w:t>……………………I have felt really tired.</w:t>
      </w:r>
    </w:p>
    <w:p w14:paraId="03ED7B57" w14:textId="77777777" w:rsidR="002D62BF" w:rsidRDefault="00000000">
      <w:pPr>
        <w:numPr>
          <w:ilvl w:val="0"/>
          <w:numId w:val="85"/>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shd w:val="clear" w:color="auto" w:fill="FCFAF3"/>
        </w:rPr>
        <w:t>Have you exercised ………………………?</w:t>
      </w:r>
    </w:p>
    <w:p w14:paraId="48A1596D" w14:textId="77777777" w:rsidR="002D62BF" w:rsidRDefault="00000000">
      <w:pPr>
        <w:numPr>
          <w:ilvl w:val="0"/>
          <w:numId w:val="85"/>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She </w:t>
      </w:r>
      <w:r>
        <w:rPr>
          <w:rFonts w:ascii="Times New Roman" w:eastAsia="Times New Roman" w:hAnsi="Times New Roman" w:cs="Times New Roman"/>
          <w:b/>
          <w:color w:val="000000"/>
          <w:sz w:val="28"/>
          <w:szCs w:val="28"/>
        </w:rPr>
        <w:t>has lived</w:t>
      </w:r>
      <w:r>
        <w:rPr>
          <w:rFonts w:ascii="Times New Roman" w:eastAsia="Times New Roman" w:hAnsi="Times New Roman" w:cs="Times New Roman"/>
          <w:i/>
          <w:color w:val="000000"/>
          <w:sz w:val="28"/>
          <w:szCs w:val="28"/>
        </w:rPr>
        <w:t> in Liverpool ……her……….</w:t>
      </w:r>
    </w:p>
    <w:p w14:paraId="70F07380" w14:textId="77777777" w:rsidR="002D62BF" w:rsidRDefault="00000000">
      <w:pPr>
        <w:numPr>
          <w:ilvl w:val="0"/>
          <w:numId w:val="77"/>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Write the verbs in brackets in past simple or past perfect /5 points/</w:t>
      </w:r>
    </w:p>
    <w:p w14:paraId="538BEB96" w14:textId="77777777" w:rsidR="002D62BF" w:rsidRDefault="00000000">
      <w:pPr>
        <w:numPr>
          <w:ilvl w:val="0"/>
          <w:numId w:val="8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We had already eaten when John ______________________ (come) home. </w:t>
      </w:r>
    </w:p>
    <w:p w14:paraId="39D9BD86" w14:textId="77777777" w:rsidR="002D62BF" w:rsidRDefault="00000000">
      <w:pPr>
        <w:numPr>
          <w:ilvl w:val="0"/>
          <w:numId w:val="8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Last year Juan ________________________________ (pass) all his exams. </w:t>
      </w:r>
    </w:p>
    <w:p w14:paraId="714883F6" w14:textId="77777777" w:rsidR="002D62BF" w:rsidRDefault="00000000">
      <w:pPr>
        <w:numPr>
          <w:ilvl w:val="0"/>
          <w:numId w:val="8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When I ___________ (get) to the airport I discovered I had forgotten my passport. </w:t>
      </w:r>
    </w:p>
    <w:p w14:paraId="05FB5CBF" w14:textId="77777777" w:rsidR="002D62BF" w:rsidRDefault="00000000">
      <w:pPr>
        <w:numPr>
          <w:ilvl w:val="0"/>
          <w:numId w:val="8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 went to the library, then I _______________ (buy) some milk and went home. </w:t>
      </w:r>
    </w:p>
    <w:p w14:paraId="1721BFEA" w14:textId="77777777" w:rsidR="002D62BF" w:rsidRDefault="00000000">
      <w:pPr>
        <w:numPr>
          <w:ilvl w:val="0"/>
          <w:numId w:val="8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 opened my handbag to find that I _______________ (forget) my credit card. </w:t>
      </w:r>
    </w:p>
    <w:p w14:paraId="04CC3426" w14:textId="77777777" w:rsidR="002D62BF" w:rsidRDefault="00000000">
      <w:pPr>
        <w:numPr>
          <w:ilvl w:val="0"/>
          <w:numId w:val="77"/>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Write regrets using “I wish” clause /5 points/</w:t>
      </w:r>
    </w:p>
    <w:p w14:paraId="28F95BDD" w14:textId="77777777" w:rsidR="002D62BF" w:rsidRDefault="00000000">
      <w:pPr>
        <w:numPr>
          <w:ilvl w:val="0"/>
          <w:numId w:val="12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I’m 80 years old. I’m lonely. I only have one child </w:t>
      </w:r>
    </w:p>
    <w:p w14:paraId="014600C2"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I …………………. /have/ more children.</w:t>
      </w:r>
    </w:p>
    <w:p w14:paraId="7597D349" w14:textId="77777777" w:rsidR="002D62BF" w:rsidRDefault="00000000">
      <w:pPr>
        <w:numPr>
          <w:ilvl w:val="0"/>
          <w:numId w:val="12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 didn’t have a car. </w:t>
      </w:r>
      <w:proofErr w:type="gramStart"/>
      <w:r>
        <w:rPr>
          <w:rFonts w:ascii="Times New Roman" w:eastAsia="Times New Roman" w:hAnsi="Times New Roman" w:cs="Times New Roman"/>
          <w:color w:val="000000"/>
          <w:sz w:val="28"/>
          <w:szCs w:val="28"/>
        </w:rPr>
        <w:t>So</w:t>
      </w:r>
      <w:proofErr w:type="gramEnd"/>
      <w:r>
        <w:rPr>
          <w:rFonts w:ascii="Times New Roman" w:eastAsia="Times New Roman" w:hAnsi="Times New Roman" w:cs="Times New Roman"/>
          <w:color w:val="000000"/>
          <w:sz w:val="28"/>
          <w:szCs w:val="28"/>
        </w:rPr>
        <w:t xml:space="preserve"> I couldn’t go camping with my friends.</w:t>
      </w:r>
    </w:p>
    <w:p w14:paraId="5C919C4B"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I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have/ a fast car.</w:t>
      </w:r>
    </w:p>
    <w:p w14:paraId="5925C987" w14:textId="77777777" w:rsidR="002D62BF" w:rsidRDefault="00000000">
      <w:pPr>
        <w:numPr>
          <w:ilvl w:val="0"/>
          <w:numId w:val="12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They were not quiet last evening.</w:t>
      </w:r>
    </w:p>
    <w:p w14:paraId="19B1298B"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they………</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/be/ quieter last evening.</w:t>
      </w:r>
    </w:p>
    <w:p w14:paraId="3C9389BF" w14:textId="77777777" w:rsidR="002D62BF" w:rsidRDefault="00000000">
      <w:pPr>
        <w:numPr>
          <w:ilvl w:val="0"/>
          <w:numId w:val="12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train was late.</w:t>
      </w:r>
    </w:p>
    <w:p w14:paraId="03182C79"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the train ……………………/not be/ late.</w:t>
      </w:r>
    </w:p>
    <w:p w14:paraId="516EC764" w14:textId="77777777" w:rsidR="002D62BF" w:rsidRDefault="00000000">
      <w:pPr>
        <w:numPr>
          <w:ilvl w:val="0"/>
          <w:numId w:val="12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 sister invited me to her party, but I didn’t go.</w:t>
      </w:r>
    </w:p>
    <w:p w14:paraId="21E43255" w14:textId="77777777" w:rsidR="002D62BF"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I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go/to my sister’s party.</w:t>
      </w:r>
    </w:p>
    <w:p w14:paraId="4A6B99AE" w14:textId="77777777" w:rsidR="002D62BF"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Total point=25       Good luck!</w:t>
      </w:r>
    </w:p>
    <w:p w14:paraId="1CF387E6"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KEY to unit-3                              </w:t>
      </w:r>
    </w:p>
    <w:p w14:paraId="45B1344F" w14:textId="77777777" w:rsidR="002D62BF" w:rsidRDefault="00000000">
      <w:pPr>
        <w:pBdr>
          <w:top w:val="nil"/>
          <w:left w:val="nil"/>
          <w:bottom w:val="nil"/>
          <w:right w:val="nil"/>
          <w:between w:val="nil"/>
        </w:pBdr>
        <w:ind w:left="108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A version</w:t>
      </w:r>
    </w:p>
    <w:p w14:paraId="3A30858E" w14:textId="77777777" w:rsidR="002D62BF" w:rsidRDefault="00000000">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I. Match the phrases to the opposites /4 points/</w:t>
      </w:r>
    </w:p>
    <w:p w14:paraId="72805DAB" w14:textId="77777777" w:rsidR="002D62BF"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1d, 2a, 3b, 4c</w:t>
      </w:r>
    </w:p>
    <w:p w14:paraId="41965518" w14:textId="77777777" w:rsidR="002D62BF" w:rsidRDefault="00000000">
      <w:pPr>
        <w:numPr>
          <w:ilvl w:val="1"/>
          <w:numId w:val="140"/>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Write synonyms for the given words /4 points/</w:t>
      </w:r>
    </w:p>
    <w:p w14:paraId="3F4B49D1" w14:textId="77777777" w:rsidR="002D62BF" w:rsidRDefault="00000000">
      <w:pPr>
        <w:numPr>
          <w:ilvl w:val="0"/>
          <w:numId w:val="115"/>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give 2. inspire 3. pay no attention to 4. successful film </w:t>
      </w:r>
    </w:p>
    <w:p w14:paraId="465BB76F" w14:textId="77777777" w:rsidR="002D62BF" w:rsidRDefault="00000000">
      <w:pPr>
        <w:numPr>
          <w:ilvl w:val="1"/>
          <w:numId w:val="140"/>
        </w:numPr>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Finish the sentences using the words and phrases /3 points/</w:t>
      </w:r>
    </w:p>
    <w:p w14:paraId="4798F55D" w14:textId="77777777" w:rsidR="002D62BF" w:rsidRDefault="00000000">
      <w:pPr>
        <w:spacing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1.a while ago     2. satisfied       3. an addiction     </w:t>
      </w:r>
    </w:p>
    <w:p w14:paraId="5209DB08" w14:textId="77777777" w:rsidR="002D62BF" w:rsidRDefault="00000000">
      <w:pPr>
        <w:numPr>
          <w:ilvl w:val="1"/>
          <w:numId w:val="140"/>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Fill in the correct words; </w:t>
      </w:r>
      <w:r>
        <w:rPr>
          <w:rFonts w:ascii="Times New Roman" w:eastAsia="Times New Roman" w:hAnsi="Times New Roman" w:cs="Times New Roman"/>
          <w:b/>
          <w:i/>
          <w:color w:val="000000"/>
          <w:sz w:val="28"/>
          <w:szCs w:val="28"/>
        </w:rPr>
        <w:t xml:space="preserve">lately, so far </w:t>
      </w:r>
      <w:r>
        <w:rPr>
          <w:rFonts w:ascii="Times New Roman" w:eastAsia="Times New Roman" w:hAnsi="Times New Roman" w:cs="Times New Roman"/>
          <w:b/>
          <w:color w:val="000000"/>
          <w:sz w:val="28"/>
          <w:szCs w:val="28"/>
        </w:rPr>
        <w:t>and</w:t>
      </w:r>
      <w:r>
        <w:rPr>
          <w:rFonts w:ascii="Times New Roman" w:eastAsia="Times New Roman" w:hAnsi="Times New Roman" w:cs="Times New Roman"/>
          <w:b/>
          <w:i/>
          <w:color w:val="000000"/>
          <w:sz w:val="28"/>
          <w:szCs w:val="28"/>
        </w:rPr>
        <w:t xml:space="preserve"> all my life</w:t>
      </w:r>
      <w:r>
        <w:rPr>
          <w:rFonts w:ascii="Times New Roman" w:eastAsia="Times New Roman" w:hAnsi="Times New Roman" w:cs="Times New Roman"/>
          <w:b/>
          <w:color w:val="000000"/>
          <w:sz w:val="28"/>
          <w:szCs w:val="28"/>
        </w:rPr>
        <w:t xml:space="preserve"> /4 points/</w:t>
      </w:r>
    </w:p>
    <w:p w14:paraId="5F24B179" w14:textId="77777777" w:rsidR="002D62BF" w:rsidRDefault="00000000">
      <w:pPr>
        <w:pBdr>
          <w:top w:val="nil"/>
          <w:left w:val="nil"/>
          <w:bottom w:val="nil"/>
          <w:right w:val="nil"/>
          <w:between w:val="nil"/>
        </w:pBdr>
        <w:spacing w:after="0" w:line="240" w:lineRule="auto"/>
        <w:ind w:left="1800"/>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 xml:space="preserve">1. all my life, 2. lately 3. so </w:t>
      </w:r>
      <w:proofErr w:type="gramStart"/>
      <w:r>
        <w:rPr>
          <w:rFonts w:ascii="Times New Roman" w:eastAsia="Times New Roman" w:hAnsi="Times New Roman" w:cs="Times New Roman"/>
          <w:i/>
          <w:color w:val="000000"/>
          <w:sz w:val="28"/>
          <w:szCs w:val="28"/>
        </w:rPr>
        <w:t>far  4</w:t>
      </w:r>
      <w:proofErr w:type="gramEnd"/>
      <w:r>
        <w:rPr>
          <w:rFonts w:ascii="Times New Roman" w:eastAsia="Times New Roman" w:hAnsi="Times New Roman" w:cs="Times New Roman"/>
          <w:i/>
          <w:color w:val="000000"/>
          <w:sz w:val="28"/>
          <w:szCs w:val="28"/>
        </w:rPr>
        <w:t>. So far</w:t>
      </w:r>
    </w:p>
    <w:p w14:paraId="1DB95A8E" w14:textId="77777777" w:rsidR="002D62BF" w:rsidRDefault="00000000">
      <w:pPr>
        <w:numPr>
          <w:ilvl w:val="1"/>
          <w:numId w:val="140"/>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Write the verbs in brackets in past simple or past perfect /5 points/</w:t>
      </w:r>
    </w:p>
    <w:p w14:paraId="6AD3CD21" w14:textId="77777777" w:rsidR="002D62BF" w:rsidRDefault="00000000">
      <w:pPr>
        <w:pBdr>
          <w:top w:val="nil"/>
          <w:left w:val="nil"/>
          <w:bottom w:val="nil"/>
          <w:right w:val="nil"/>
          <w:between w:val="nil"/>
        </w:pBdr>
        <w:spacing w:after="0" w:line="240" w:lineRule="auto"/>
        <w:ind w:left="108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arrive 2. had broken 3. had eaten 4. got 5. had cleaned</w:t>
      </w:r>
    </w:p>
    <w:p w14:paraId="5A715922" w14:textId="77777777" w:rsidR="002D62BF" w:rsidRDefault="00000000">
      <w:pPr>
        <w:numPr>
          <w:ilvl w:val="1"/>
          <w:numId w:val="140"/>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Write regrets using “I wish” clause /5 points/</w:t>
      </w:r>
    </w:p>
    <w:p w14:paraId="497547CA"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I wish I had had enough money to travel to New York.</w:t>
      </w:r>
    </w:p>
    <w:p w14:paraId="334FF370"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I wish they had scored a goal.</w:t>
      </w:r>
    </w:p>
    <w:p w14:paraId="1D3AEE79"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I wish they hadn’t lost the photo.</w:t>
      </w:r>
    </w:p>
    <w:p w14:paraId="78DB692D"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 I wish I had studied harder at school.</w:t>
      </w:r>
    </w:p>
    <w:p w14:paraId="145EDFA8"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 I wish the weather hadn’t been so bad.</w:t>
      </w:r>
    </w:p>
    <w:p w14:paraId="16B6F0B2" w14:textId="77777777" w:rsidR="002D62BF" w:rsidRDefault="002D62BF">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p>
    <w:p w14:paraId="033CAD24"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 version</w:t>
      </w:r>
    </w:p>
    <w:p w14:paraId="49CAF4B3" w14:textId="77777777" w:rsidR="002D62BF" w:rsidRDefault="002D62BF">
      <w:pPr>
        <w:pBdr>
          <w:top w:val="nil"/>
          <w:left w:val="nil"/>
          <w:bottom w:val="nil"/>
          <w:right w:val="nil"/>
          <w:between w:val="nil"/>
        </w:pBdr>
        <w:spacing w:after="0"/>
        <w:ind w:left="1080"/>
        <w:jc w:val="center"/>
        <w:rPr>
          <w:rFonts w:ascii="Times New Roman" w:eastAsia="Times New Roman" w:hAnsi="Times New Roman" w:cs="Times New Roman"/>
          <w:b/>
          <w:color w:val="000000"/>
          <w:sz w:val="28"/>
          <w:szCs w:val="28"/>
        </w:rPr>
      </w:pPr>
    </w:p>
    <w:p w14:paraId="0A1A60D5" w14:textId="77777777" w:rsidR="002D62BF" w:rsidRDefault="00000000">
      <w:pPr>
        <w:numPr>
          <w:ilvl w:val="1"/>
          <w:numId w:val="115"/>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phrases to the opposites /4 points/</w:t>
      </w:r>
    </w:p>
    <w:p w14:paraId="310181C7" w14:textId="77777777" w:rsidR="002D62BF" w:rsidRDefault="00000000">
      <w:pPr>
        <w:pBdr>
          <w:top w:val="nil"/>
          <w:left w:val="nil"/>
          <w:bottom w:val="nil"/>
          <w:right w:val="nil"/>
          <w:between w:val="nil"/>
        </w:pBdr>
        <w:spacing w:after="0" w:line="240" w:lineRule="auto"/>
        <w:ind w:left="25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1c, 2d, 3a, 4b</w:t>
      </w:r>
    </w:p>
    <w:p w14:paraId="21DC8430" w14:textId="77777777" w:rsidR="002D62BF" w:rsidRDefault="00000000">
      <w:pPr>
        <w:numPr>
          <w:ilvl w:val="1"/>
          <w:numId w:val="115"/>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Write synonyms for the given words /4 points/</w:t>
      </w:r>
    </w:p>
    <w:p w14:paraId="23C7F790" w14:textId="77777777" w:rsidR="002D62BF" w:rsidRDefault="00000000">
      <w:pPr>
        <w:numPr>
          <w:ilvl w:val="0"/>
          <w:numId w:val="118"/>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role model, 2. very sad 3. open to 4. blockbuster </w:t>
      </w:r>
    </w:p>
    <w:p w14:paraId="497105C9" w14:textId="77777777" w:rsidR="002D62BF" w:rsidRDefault="00000000">
      <w:pPr>
        <w:numPr>
          <w:ilvl w:val="1"/>
          <w:numId w:val="115"/>
        </w:numPr>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Finish the sentences using the words and phrases /3 points/</w:t>
      </w:r>
    </w:p>
    <w:p w14:paraId="0FF7CBE3" w14:textId="77777777" w:rsidR="002D62BF" w:rsidRDefault="00000000">
      <w:pPr>
        <w:spacing w:line="240" w:lineRule="auto"/>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1. tricky     2. internal struggles 3. great anxiety   </w:t>
      </w:r>
    </w:p>
    <w:p w14:paraId="30556B1A" w14:textId="77777777" w:rsidR="002D62BF" w:rsidRDefault="00000000">
      <w:pPr>
        <w:numPr>
          <w:ilvl w:val="1"/>
          <w:numId w:val="115"/>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Fill in the correct words; </w:t>
      </w:r>
      <w:r>
        <w:rPr>
          <w:rFonts w:ascii="Times New Roman" w:eastAsia="Times New Roman" w:hAnsi="Times New Roman" w:cs="Times New Roman"/>
          <w:b/>
          <w:i/>
          <w:color w:val="000000"/>
          <w:sz w:val="28"/>
          <w:szCs w:val="28"/>
        </w:rPr>
        <w:t xml:space="preserve">lately, so far </w:t>
      </w:r>
      <w:r>
        <w:rPr>
          <w:rFonts w:ascii="Times New Roman" w:eastAsia="Times New Roman" w:hAnsi="Times New Roman" w:cs="Times New Roman"/>
          <w:b/>
          <w:color w:val="000000"/>
          <w:sz w:val="28"/>
          <w:szCs w:val="28"/>
        </w:rPr>
        <w:t>and</w:t>
      </w:r>
      <w:r>
        <w:rPr>
          <w:rFonts w:ascii="Times New Roman" w:eastAsia="Times New Roman" w:hAnsi="Times New Roman" w:cs="Times New Roman"/>
          <w:b/>
          <w:i/>
          <w:color w:val="000000"/>
          <w:sz w:val="28"/>
          <w:szCs w:val="28"/>
        </w:rPr>
        <w:t xml:space="preserve"> all my life</w:t>
      </w:r>
      <w:r>
        <w:rPr>
          <w:rFonts w:ascii="Times New Roman" w:eastAsia="Times New Roman" w:hAnsi="Times New Roman" w:cs="Times New Roman"/>
          <w:b/>
          <w:color w:val="000000"/>
          <w:sz w:val="28"/>
          <w:szCs w:val="28"/>
        </w:rPr>
        <w:t xml:space="preserve"> /4 points/</w:t>
      </w:r>
    </w:p>
    <w:p w14:paraId="57FAA1A8" w14:textId="77777777" w:rsidR="002D62BF" w:rsidRDefault="00000000">
      <w:pPr>
        <w:numPr>
          <w:ilvl w:val="0"/>
          <w:numId w:val="11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shd w:val="clear" w:color="auto" w:fill="FCFAF3"/>
        </w:rPr>
        <w:t>lately 2. So far, 3. lately 4. all her life</w:t>
      </w:r>
    </w:p>
    <w:p w14:paraId="4518825F" w14:textId="77777777" w:rsidR="002D62BF" w:rsidRDefault="00000000">
      <w:pPr>
        <w:numPr>
          <w:ilvl w:val="1"/>
          <w:numId w:val="115"/>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Write the verbs in brackets in past simple or past perfect /5 points/</w:t>
      </w:r>
    </w:p>
    <w:p w14:paraId="584E5645"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came 2. passed 3. got 4. bought 5. had forgotten</w:t>
      </w:r>
    </w:p>
    <w:p w14:paraId="50507426" w14:textId="77777777" w:rsidR="002D62BF" w:rsidRDefault="00000000">
      <w:pPr>
        <w:numPr>
          <w:ilvl w:val="1"/>
          <w:numId w:val="115"/>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Write regrets using “I wish” clause /5 points/</w:t>
      </w:r>
    </w:p>
    <w:p w14:paraId="3984C2E7" w14:textId="77777777" w:rsidR="002D62BF" w:rsidRDefault="00000000">
      <w:pPr>
        <w:numPr>
          <w:ilvl w:val="0"/>
          <w:numId w:val="99"/>
        </w:numPr>
        <w:pBdr>
          <w:top w:val="nil"/>
          <w:left w:val="nil"/>
          <w:bottom w:val="nil"/>
          <w:right w:val="nil"/>
          <w:between w:val="nil"/>
        </w:pBdr>
        <w:spacing w:after="0" w:line="240" w:lineRule="auto"/>
        <w:ind w:left="255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I had had more children.</w:t>
      </w:r>
    </w:p>
    <w:p w14:paraId="3535DD61" w14:textId="77777777" w:rsidR="002D62BF" w:rsidRDefault="00000000">
      <w:pPr>
        <w:numPr>
          <w:ilvl w:val="0"/>
          <w:numId w:val="99"/>
        </w:numPr>
        <w:pBdr>
          <w:top w:val="nil"/>
          <w:left w:val="nil"/>
          <w:bottom w:val="nil"/>
          <w:right w:val="nil"/>
          <w:between w:val="nil"/>
        </w:pBdr>
        <w:spacing w:after="0" w:line="240" w:lineRule="auto"/>
        <w:ind w:left="255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I had had a car.</w:t>
      </w:r>
    </w:p>
    <w:p w14:paraId="6E7A9453" w14:textId="77777777" w:rsidR="002D62BF" w:rsidRDefault="00000000">
      <w:pPr>
        <w:numPr>
          <w:ilvl w:val="0"/>
          <w:numId w:val="99"/>
        </w:numPr>
        <w:pBdr>
          <w:top w:val="nil"/>
          <w:left w:val="nil"/>
          <w:bottom w:val="nil"/>
          <w:right w:val="nil"/>
          <w:between w:val="nil"/>
        </w:pBdr>
        <w:spacing w:after="0" w:line="240" w:lineRule="auto"/>
        <w:ind w:left="255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they had been quieter last evening.</w:t>
      </w:r>
    </w:p>
    <w:p w14:paraId="6F9915EE" w14:textId="77777777" w:rsidR="002D62BF" w:rsidRDefault="00000000">
      <w:pPr>
        <w:numPr>
          <w:ilvl w:val="0"/>
          <w:numId w:val="99"/>
        </w:numPr>
        <w:pBdr>
          <w:top w:val="nil"/>
          <w:left w:val="nil"/>
          <w:bottom w:val="nil"/>
          <w:right w:val="nil"/>
          <w:between w:val="nil"/>
        </w:pBdr>
        <w:spacing w:after="0" w:line="240" w:lineRule="auto"/>
        <w:ind w:left="255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the train hadn’t been late.</w:t>
      </w:r>
    </w:p>
    <w:p w14:paraId="5EEB4D4F" w14:textId="77777777" w:rsidR="002D62BF" w:rsidRDefault="00000000">
      <w:pPr>
        <w:numPr>
          <w:ilvl w:val="0"/>
          <w:numId w:val="99"/>
        </w:numPr>
        <w:pBdr>
          <w:top w:val="nil"/>
          <w:left w:val="nil"/>
          <w:bottom w:val="nil"/>
          <w:right w:val="nil"/>
          <w:between w:val="nil"/>
        </w:pBdr>
        <w:spacing w:after="0" w:line="240" w:lineRule="auto"/>
        <w:ind w:left="255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wish I had gone to my sister’s party.</w:t>
      </w:r>
    </w:p>
    <w:p w14:paraId="0401C7AA" w14:textId="77777777" w:rsidR="002D62BF" w:rsidRDefault="002D62BF">
      <w:pPr>
        <w:pBdr>
          <w:top w:val="nil"/>
          <w:left w:val="nil"/>
          <w:bottom w:val="nil"/>
          <w:right w:val="nil"/>
          <w:between w:val="nil"/>
        </w:pBdr>
        <w:spacing w:after="0" w:line="240" w:lineRule="auto"/>
        <w:ind w:left="1080"/>
        <w:jc w:val="center"/>
        <w:rPr>
          <w:rFonts w:ascii="Times New Roman" w:eastAsia="Times New Roman" w:hAnsi="Times New Roman" w:cs="Times New Roman"/>
          <w:b/>
          <w:color w:val="0070C0"/>
          <w:sz w:val="28"/>
          <w:szCs w:val="28"/>
        </w:rPr>
      </w:pPr>
    </w:p>
    <w:p w14:paraId="535570D1" w14:textId="77777777" w:rsidR="002D62BF" w:rsidRDefault="002D62BF">
      <w:pPr>
        <w:pBdr>
          <w:top w:val="nil"/>
          <w:left w:val="nil"/>
          <w:bottom w:val="nil"/>
          <w:right w:val="nil"/>
          <w:between w:val="nil"/>
        </w:pBdr>
        <w:spacing w:after="0" w:line="240" w:lineRule="auto"/>
        <w:ind w:left="1080"/>
        <w:jc w:val="center"/>
        <w:rPr>
          <w:rFonts w:ascii="Times New Roman" w:eastAsia="Times New Roman" w:hAnsi="Times New Roman" w:cs="Times New Roman"/>
          <w:b/>
          <w:color w:val="0070C0"/>
          <w:sz w:val="28"/>
          <w:szCs w:val="28"/>
        </w:rPr>
      </w:pPr>
    </w:p>
    <w:p w14:paraId="0FD5D446" w14:textId="77777777" w:rsidR="002D62BF" w:rsidRDefault="00000000">
      <w:pPr>
        <w:pBdr>
          <w:top w:val="nil"/>
          <w:left w:val="nil"/>
          <w:bottom w:val="nil"/>
          <w:right w:val="nil"/>
          <w:between w:val="nil"/>
        </w:pBdr>
        <w:spacing w:after="0" w:line="240" w:lineRule="auto"/>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lastRenderedPageBreak/>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exam for 4</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unit; “Buildings and design” A version</w:t>
      </w:r>
    </w:p>
    <w:p w14:paraId="193D4CCF" w14:textId="77777777" w:rsidR="002D62BF" w:rsidRDefault="00000000">
      <w:pPr>
        <w:numPr>
          <w:ilvl w:val="0"/>
          <w:numId w:val="143"/>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Put the words in the correct column /9 points/</w:t>
      </w:r>
    </w:p>
    <w:tbl>
      <w:tblPr>
        <w:tblStyle w:val="a3"/>
        <w:tblW w:w="97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76"/>
      </w:tblGrid>
      <w:tr w:rsidR="002D62BF" w14:paraId="41C85227" w14:textId="77777777">
        <w:tc>
          <w:tcPr>
            <w:tcW w:w="9776" w:type="dxa"/>
          </w:tcPr>
          <w:p w14:paraId="5FB870B2" w14:textId="77777777" w:rsidR="002D62BF" w:rsidRDefault="00000000">
            <w:pPr>
              <w:jc w:val="center"/>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 xml:space="preserve">concrete,   </w:t>
            </w:r>
            <w:proofErr w:type="gramEnd"/>
            <w:r>
              <w:rPr>
                <w:rFonts w:ascii="Times New Roman" w:eastAsia="Times New Roman" w:hAnsi="Times New Roman" w:cs="Times New Roman"/>
                <w:sz w:val="28"/>
                <w:szCs w:val="28"/>
              </w:rPr>
              <w:t xml:space="preserve">a </w:t>
            </w:r>
            <w:proofErr w:type="gramStart"/>
            <w:r>
              <w:rPr>
                <w:rFonts w:ascii="Times New Roman" w:eastAsia="Times New Roman" w:hAnsi="Times New Roman" w:cs="Times New Roman"/>
                <w:sz w:val="28"/>
                <w:szCs w:val="28"/>
              </w:rPr>
              <w:t xml:space="preserve">roof,   </w:t>
            </w:r>
            <w:proofErr w:type="gramEnd"/>
            <w:r>
              <w:rPr>
                <w:rFonts w:ascii="Times New Roman" w:eastAsia="Times New Roman" w:hAnsi="Times New Roman" w:cs="Times New Roman"/>
                <w:sz w:val="28"/>
                <w:szCs w:val="28"/>
              </w:rPr>
              <w:t xml:space="preserve">a </w:t>
            </w:r>
            <w:proofErr w:type="gramStart"/>
            <w:r>
              <w:rPr>
                <w:rFonts w:ascii="Times New Roman" w:eastAsia="Times New Roman" w:hAnsi="Times New Roman" w:cs="Times New Roman"/>
                <w:sz w:val="28"/>
                <w:szCs w:val="28"/>
              </w:rPr>
              <w:t xml:space="preserve">shade,   </w:t>
            </w:r>
            <w:proofErr w:type="gramEnd"/>
            <w:r>
              <w:rPr>
                <w:rFonts w:ascii="Times New Roman" w:eastAsia="Times New Roman" w:hAnsi="Times New Roman" w:cs="Times New Roman"/>
                <w:sz w:val="28"/>
                <w:szCs w:val="28"/>
              </w:rPr>
              <w:t xml:space="preserve">a </w:t>
            </w:r>
            <w:proofErr w:type="gramStart"/>
            <w:r>
              <w:rPr>
                <w:rFonts w:ascii="Times New Roman" w:eastAsia="Times New Roman" w:hAnsi="Times New Roman" w:cs="Times New Roman"/>
                <w:sz w:val="28"/>
                <w:szCs w:val="28"/>
              </w:rPr>
              <w:t xml:space="preserve">garage,   glass,   bricks,   </w:t>
            </w:r>
            <w:proofErr w:type="gramEnd"/>
            <w:r>
              <w:rPr>
                <w:rFonts w:ascii="Times New Roman" w:eastAsia="Times New Roman" w:hAnsi="Times New Roman" w:cs="Times New Roman"/>
                <w:sz w:val="28"/>
                <w:szCs w:val="28"/>
              </w:rPr>
              <w:t xml:space="preserve">a </w:t>
            </w:r>
            <w:proofErr w:type="gramStart"/>
            <w:r>
              <w:rPr>
                <w:rFonts w:ascii="Times New Roman" w:eastAsia="Times New Roman" w:hAnsi="Times New Roman" w:cs="Times New Roman"/>
                <w:sz w:val="28"/>
                <w:szCs w:val="28"/>
              </w:rPr>
              <w:t>playground,  a</w:t>
            </w:r>
            <w:proofErr w:type="gram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 xml:space="preserve">basement,   </w:t>
            </w:r>
            <w:proofErr w:type="gramEnd"/>
            <w:r>
              <w:rPr>
                <w:rFonts w:ascii="Times New Roman" w:eastAsia="Times New Roman" w:hAnsi="Times New Roman" w:cs="Times New Roman"/>
                <w:sz w:val="28"/>
                <w:szCs w:val="28"/>
              </w:rPr>
              <w:t>a column</w:t>
            </w:r>
          </w:p>
        </w:tc>
      </w:tr>
    </w:tbl>
    <w:p w14:paraId="3D0474D0" w14:textId="77777777" w:rsidR="002D62BF" w:rsidRDefault="00000000">
      <w:pPr>
        <w:numPr>
          <w:ilvl w:val="0"/>
          <w:numId w:val="10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Parts of the </w:t>
      </w:r>
      <w:proofErr w:type="gramStart"/>
      <w:r>
        <w:rPr>
          <w:rFonts w:ascii="Times New Roman" w:eastAsia="Times New Roman" w:hAnsi="Times New Roman" w:cs="Times New Roman"/>
          <w:color w:val="000000"/>
          <w:sz w:val="28"/>
          <w:szCs w:val="28"/>
        </w:rPr>
        <w:t>building:…</w:t>
      </w:r>
      <w:proofErr w:type="gramEnd"/>
      <w:r>
        <w:rPr>
          <w:rFonts w:ascii="Times New Roman" w:eastAsia="Times New Roman" w:hAnsi="Times New Roman" w:cs="Times New Roman"/>
          <w:color w:val="000000"/>
          <w:sz w:val="28"/>
          <w:szCs w:val="28"/>
        </w:rPr>
        <w:t>.…………….......................................……….......</w:t>
      </w:r>
    </w:p>
    <w:p w14:paraId="6F0236D0" w14:textId="77777777" w:rsidR="002D62BF" w:rsidRDefault="00000000">
      <w:pPr>
        <w:numPr>
          <w:ilvl w:val="0"/>
          <w:numId w:val="10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Construction materials: ……………………………………………..............</w:t>
      </w:r>
    </w:p>
    <w:p w14:paraId="42FDAEF1" w14:textId="77777777" w:rsidR="002D62BF" w:rsidRDefault="00000000">
      <w:pPr>
        <w:numPr>
          <w:ilvl w:val="0"/>
          <w:numId w:val="10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Objects outside of the building: …………………………...…………..........</w:t>
      </w:r>
    </w:p>
    <w:p w14:paraId="192D2440" w14:textId="77777777" w:rsidR="002D62BF" w:rsidRDefault="00000000">
      <w:pPr>
        <w:numPr>
          <w:ilvl w:val="0"/>
          <w:numId w:val="143"/>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Read and choose the correct words and complete it /5 points/</w:t>
      </w:r>
    </w:p>
    <w:tbl>
      <w:tblPr>
        <w:tblStyle w:val="a4"/>
        <w:tblW w:w="9781"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1"/>
      </w:tblGrid>
      <w:tr w:rsidR="002D62BF" w14:paraId="38DD8DBB" w14:textId="77777777">
        <w:trPr>
          <w:trHeight w:val="293"/>
        </w:trPr>
        <w:tc>
          <w:tcPr>
            <w:tcW w:w="9781" w:type="dxa"/>
          </w:tcPr>
          <w:p w14:paraId="73D476C6" w14:textId="77777777" w:rsidR="002D62BF"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SHADE     A PLAYGROUND    PEDESTRIAN </w:t>
            </w:r>
            <w:proofErr w:type="gramStart"/>
            <w:r>
              <w:rPr>
                <w:rFonts w:ascii="Times New Roman" w:eastAsia="Times New Roman" w:hAnsi="Times New Roman" w:cs="Times New Roman"/>
                <w:sz w:val="28"/>
                <w:szCs w:val="28"/>
              </w:rPr>
              <w:t>STREET  A</w:t>
            </w:r>
            <w:proofErr w:type="gramEnd"/>
            <w:r>
              <w:rPr>
                <w:rFonts w:ascii="Times New Roman" w:eastAsia="Times New Roman" w:hAnsi="Times New Roman" w:cs="Times New Roman"/>
                <w:sz w:val="28"/>
                <w:szCs w:val="28"/>
              </w:rPr>
              <w:t xml:space="preserve"> BASEMENT      AN ANTENNA</w:t>
            </w:r>
          </w:p>
        </w:tc>
      </w:tr>
    </w:tbl>
    <w:p w14:paraId="269305E4" w14:textId="77777777" w:rsidR="002D62BF" w:rsidRDefault="00000000">
      <w:pPr>
        <w:numPr>
          <w:ilvl w:val="0"/>
          <w:numId w:val="105"/>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An area used for outdoor play; …………………………………</w:t>
      </w:r>
    </w:p>
    <w:p w14:paraId="7155D630" w14:textId="77777777" w:rsidR="002D62BF" w:rsidRDefault="00000000">
      <w:pPr>
        <w:numPr>
          <w:ilvl w:val="0"/>
          <w:numId w:val="105"/>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conductor electromagnetic waves are sent out and received; ………………</w:t>
      </w:r>
    </w:p>
    <w:p w14:paraId="0506F1E4" w14:textId="77777777" w:rsidR="002D62BF" w:rsidRDefault="00000000">
      <w:pPr>
        <w:numPr>
          <w:ilvl w:val="0"/>
          <w:numId w:val="105"/>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ground level of the building; …………………………………</w:t>
      </w:r>
    </w:p>
    <w:p w14:paraId="767A7471" w14:textId="77777777" w:rsidR="002D62BF" w:rsidRDefault="00000000">
      <w:pPr>
        <w:numPr>
          <w:ilvl w:val="0"/>
          <w:numId w:val="105"/>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road for people who walk; …………………………………</w:t>
      </w:r>
    </w:p>
    <w:p w14:paraId="52D2113B" w14:textId="77777777" w:rsidR="002D62BF" w:rsidRDefault="00000000">
      <w:pPr>
        <w:numPr>
          <w:ilvl w:val="0"/>
          <w:numId w:val="105"/>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An object that protects from the Sun; ………………………………</w:t>
      </w:r>
    </w:p>
    <w:p w14:paraId="5FEBD9C6" w14:textId="77777777" w:rsidR="002D62BF" w:rsidRDefault="00000000">
      <w:pPr>
        <w:numPr>
          <w:ilvl w:val="0"/>
          <w:numId w:val="143"/>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Rewrite the sentences using the passive forms. /6 points/</w:t>
      </w:r>
    </w:p>
    <w:p w14:paraId="760E7CDC" w14:textId="77777777" w:rsidR="002D62BF" w:rsidRDefault="00000000">
      <w:pPr>
        <w:numPr>
          <w:ilvl w:val="0"/>
          <w:numId w:val="106"/>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He found the child in the park.</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
    <w:p w14:paraId="24D8EE66" w14:textId="77777777" w:rsidR="002D62BF" w:rsidRDefault="00000000">
      <w:pPr>
        <w:numPr>
          <w:ilvl w:val="0"/>
          <w:numId w:val="106"/>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They deliver the newspaper in the morning.</w:t>
      </w:r>
    </w:p>
    <w:p w14:paraId="313E76E1" w14:textId="77777777" w:rsidR="002D62BF" w:rsidRDefault="00000000">
      <w:pPr>
        <w:numPr>
          <w:ilvl w:val="0"/>
          <w:numId w:val="106"/>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She will choose the design team on 2</w:t>
      </w:r>
      <w:r>
        <w:rPr>
          <w:rFonts w:ascii="Times New Roman" w:eastAsia="Times New Roman" w:hAnsi="Times New Roman" w:cs="Times New Roman"/>
          <w:color w:val="000000"/>
          <w:sz w:val="28"/>
          <w:szCs w:val="28"/>
          <w:vertAlign w:val="superscript"/>
        </w:rPr>
        <w:t>nd</w:t>
      </w:r>
      <w:r>
        <w:rPr>
          <w:rFonts w:ascii="Times New Roman" w:eastAsia="Times New Roman" w:hAnsi="Times New Roman" w:cs="Times New Roman"/>
          <w:color w:val="000000"/>
          <w:sz w:val="28"/>
          <w:szCs w:val="28"/>
        </w:rPr>
        <w:t xml:space="preserve"> of April. </w:t>
      </w:r>
      <w:r>
        <w:rPr>
          <w:rFonts w:ascii="Times New Roman" w:eastAsia="Times New Roman" w:hAnsi="Times New Roman" w:cs="Times New Roman"/>
          <w:color w:val="000000"/>
          <w:sz w:val="28"/>
          <w:szCs w:val="28"/>
        </w:rPr>
        <w:tab/>
      </w:r>
    </w:p>
    <w:p w14:paraId="44635594" w14:textId="77777777" w:rsidR="002D62BF" w:rsidRDefault="00000000">
      <w:pPr>
        <w:numPr>
          <w:ilvl w:val="0"/>
          <w:numId w:val="106"/>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They visited that museum yesterday.</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
    <w:p w14:paraId="31D6DF51" w14:textId="77777777" w:rsidR="002D62BF" w:rsidRDefault="00000000">
      <w:pPr>
        <w:numPr>
          <w:ilvl w:val="0"/>
          <w:numId w:val="106"/>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She has designed the eco-friendly playgrounds.</w:t>
      </w:r>
      <w:r>
        <w:rPr>
          <w:rFonts w:ascii="Times New Roman" w:eastAsia="Times New Roman" w:hAnsi="Times New Roman" w:cs="Times New Roman"/>
          <w:color w:val="000000"/>
          <w:sz w:val="28"/>
          <w:szCs w:val="28"/>
        </w:rPr>
        <w:tab/>
      </w:r>
    </w:p>
    <w:p w14:paraId="1B41E405" w14:textId="77777777" w:rsidR="002D62BF" w:rsidRDefault="00000000">
      <w:pPr>
        <w:numPr>
          <w:ilvl w:val="0"/>
          <w:numId w:val="106"/>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We will build the basement hall next month.</w:t>
      </w:r>
    </w:p>
    <w:p w14:paraId="49D55321" w14:textId="77777777" w:rsidR="002D62BF" w:rsidRDefault="00000000">
      <w:pPr>
        <w:numPr>
          <w:ilvl w:val="0"/>
          <w:numId w:val="143"/>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Put the verbs in bracket in the correct passive form. /6 points/</w:t>
      </w:r>
    </w:p>
    <w:p w14:paraId="17E3057D" w14:textId="77777777" w:rsidR="002D62BF" w:rsidRDefault="00000000">
      <w:pPr>
        <w:spacing w:after="0" w:line="240" w:lineRule="auto"/>
        <w:ind w:left="709" w:hanging="283"/>
        <w:rPr>
          <w:rFonts w:ascii="Times New Roman" w:eastAsia="Times New Roman" w:hAnsi="Times New Roman" w:cs="Times New Roman"/>
          <w:sz w:val="28"/>
          <w:szCs w:val="28"/>
        </w:rPr>
      </w:pPr>
      <w:r>
        <w:rPr>
          <w:rFonts w:ascii="Times New Roman" w:eastAsia="Times New Roman" w:hAnsi="Times New Roman" w:cs="Times New Roman"/>
          <w:sz w:val="28"/>
          <w:szCs w:val="28"/>
        </w:rPr>
        <w:t>1. The hospital …………</w:t>
      </w:r>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w:t>
      </w:r>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(build) 2 years ago.</w:t>
      </w:r>
    </w:p>
    <w:p w14:paraId="7B56407B" w14:textId="77777777" w:rsidR="002D62BF" w:rsidRDefault="00000000">
      <w:pPr>
        <w:spacing w:after="0" w:line="240" w:lineRule="auto"/>
        <w:ind w:left="709" w:hanging="283"/>
        <w:rPr>
          <w:rFonts w:ascii="Times New Roman" w:eastAsia="Times New Roman" w:hAnsi="Times New Roman" w:cs="Times New Roman"/>
          <w:sz w:val="28"/>
          <w:szCs w:val="28"/>
        </w:rPr>
      </w:pPr>
      <w:r>
        <w:rPr>
          <w:rFonts w:ascii="Times New Roman" w:eastAsia="Times New Roman" w:hAnsi="Times New Roman" w:cs="Times New Roman"/>
          <w:sz w:val="28"/>
          <w:szCs w:val="28"/>
        </w:rPr>
        <w:t>2. The broken part of the bridge ………………………………</w:t>
      </w:r>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(repair) next month.</w:t>
      </w:r>
    </w:p>
    <w:p w14:paraId="36F4B81A" w14:textId="77777777" w:rsidR="002D62BF" w:rsidRDefault="00000000">
      <w:pPr>
        <w:spacing w:after="0" w:line="240" w:lineRule="auto"/>
        <w:ind w:left="709" w:hanging="283"/>
        <w:rPr>
          <w:rFonts w:ascii="Times New Roman" w:eastAsia="Times New Roman" w:hAnsi="Times New Roman" w:cs="Times New Roman"/>
          <w:sz w:val="28"/>
          <w:szCs w:val="28"/>
        </w:rPr>
      </w:pPr>
      <w:r>
        <w:rPr>
          <w:rFonts w:ascii="Times New Roman" w:eastAsia="Times New Roman" w:hAnsi="Times New Roman" w:cs="Times New Roman"/>
          <w:sz w:val="28"/>
          <w:szCs w:val="28"/>
        </w:rPr>
        <w:t>3. This building …………………… (complete) in 1998.</w:t>
      </w:r>
    </w:p>
    <w:p w14:paraId="65479C61" w14:textId="77777777" w:rsidR="002D62BF" w:rsidRDefault="00000000">
      <w:pPr>
        <w:spacing w:after="0" w:line="240" w:lineRule="auto"/>
        <w:ind w:left="709" w:hanging="283"/>
        <w:rPr>
          <w:rFonts w:ascii="Times New Roman" w:eastAsia="Times New Roman" w:hAnsi="Times New Roman" w:cs="Times New Roman"/>
          <w:sz w:val="28"/>
          <w:szCs w:val="28"/>
        </w:rPr>
      </w:pPr>
      <w:r>
        <w:rPr>
          <w:rFonts w:ascii="Times New Roman" w:eastAsia="Times New Roman" w:hAnsi="Times New Roman" w:cs="Times New Roman"/>
          <w:sz w:val="28"/>
          <w:szCs w:val="28"/>
        </w:rPr>
        <w:t>4. The Golden Gate Bridge ……………………… (locate) in USA.</w:t>
      </w:r>
    </w:p>
    <w:p w14:paraId="07471467" w14:textId="77777777" w:rsidR="002D62BF" w:rsidRDefault="00000000">
      <w:pPr>
        <w:spacing w:after="0" w:line="240" w:lineRule="auto"/>
        <w:ind w:left="709" w:hanging="283"/>
        <w:rPr>
          <w:rFonts w:ascii="Times New Roman" w:eastAsia="Times New Roman" w:hAnsi="Times New Roman" w:cs="Times New Roman"/>
          <w:sz w:val="28"/>
          <w:szCs w:val="28"/>
        </w:rPr>
      </w:pPr>
      <w:r>
        <w:rPr>
          <w:rFonts w:ascii="Times New Roman" w:eastAsia="Times New Roman" w:hAnsi="Times New Roman" w:cs="Times New Roman"/>
          <w:sz w:val="28"/>
          <w:szCs w:val="28"/>
        </w:rPr>
        <w:t>5. This glass bridge ………………………… (visit) every year by thousands of tourists.</w:t>
      </w:r>
    </w:p>
    <w:p w14:paraId="4CE65AC1" w14:textId="77777777" w:rsidR="002D62BF" w:rsidRDefault="00000000">
      <w:pPr>
        <w:spacing w:after="0" w:line="240" w:lineRule="auto"/>
        <w:ind w:left="709" w:hanging="283"/>
        <w:rPr>
          <w:rFonts w:ascii="Times New Roman" w:eastAsia="Times New Roman" w:hAnsi="Times New Roman" w:cs="Times New Roman"/>
          <w:sz w:val="28"/>
          <w:szCs w:val="28"/>
        </w:rPr>
      </w:pPr>
      <w:r>
        <w:rPr>
          <w:rFonts w:ascii="Times New Roman" w:eastAsia="Times New Roman" w:hAnsi="Times New Roman" w:cs="Times New Roman"/>
          <w:sz w:val="28"/>
          <w:szCs w:val="28"/>
        </w:rPr>
        <w:t>6. The basement wall ………………………… (paint) tomorrow.</w:t>
      </w:r>
    </w:p>
    <w:p w14:paraId="3C3485D1" w14:textId="77777777" w:rsidR="002D62BF" w:rsidRDefault="00000000">
      <w:pPr>
        <w:numPr>
          <w:ilvl w:val="0"/>
          <w:numId w:val="143"/>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Read the text and answer the question. /4 points/</w:t>
      </w:r>
    </w:p>
    <w:p w14:paraId="45FE6563" w14:textId="77777777" w:rsidR="002D62BF" w:rsidRDefault="00000000">
      <w:pPr>
        <w:spacing w:after="0" w:line="240" w:lineRule="auto"/>
        <w:ind w:left="426" w:firstLine="29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Golden Gate Bridge connects the city of San Francisco and San Francisco Peninsula. It spans the Golden Gate a strait between the Pacific Ocean </w:t>
      </w:r>
      <w:proofErr w:type="gramStart"/>
      <w:r>
        <w:rPr>
          <w:rFonts w:ascii="Times New Roman" w:eastAsia="Times New Roman" w:hAnsi="Times New Roman" w:cs="Times New Roman"/>
          <w:sz w:val="28"/>
          <w:szCs w:val="28"/>
        </w:rPr>
        <w:t>an</w:t>
      </w:r>
      <w:proofErr w:type="gramEnd"/>
      <w:r>
        <w:rPr>
          <w:rFonts w:ascii="Times New Roman" w:eastAsia="Times New Roman" w:hAnsi="Times New Roman" w:cs="Times New Roman"/>
          <w:sz w:val="28"/>
          <w:szCs w:val="28"/>
        </w:rPr>
        <w:t xml:space="preserve"> San Francisco Bay-that’s where the name Golden Gate Bridge comes from. Construction of bridge started in 1933 and was completed in 1937. The project was designed by Architects Joseph Strauss Irving Morrow and Charles Alton Ellis. The bridge rises 230 meters above the water. With its total length of 1970 </w:t>
      </w:r>
      <w:proofErr w:type="gramStart"/>
      <w:r>
        <w:rPr>
          <w:rFonts w:ascii="Times New Roman" w:eastAsia="Times New Roman" w:hAnsi="Times New Roman" w:cs="Times New Roman"/>
          <w:sz w:val="28"/>
          <w:szCs w:val="28"/>
        </w:rPr>
        <w:t>meters</w:t>
      </w:r>
      <w:proofErr w:type="gramEnd"/>
      <w:r>
        <w:rPr>
          <w:rFonts w:ascii="Times New Roman" w:eastAsia="Times New Roman" w:hAnsi="Times New Roman" w:cs="Times New Roman"/>
          <w:sz w:val="28"/>
          <w:szCs w:val="28"/>
        </w:rPr>
        <w:t xml:space="preserve"> it was the longest suspension bridge in the world until 1964. The bridge is part of the United States Highway 101, has six lanes and a footpath on each side.</w:t>
      </w:r>
    </w:p>
    <w:p w14:paraId="4B846539" w14:textId="77777777" w:rsidR="002D62BF" w:rsidRDefault="00000000">
      <w:pPr>
        <w:numPr>
          <w:ilvl w:val="0"/>
          <w:numId w:val="108"/>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What is the name of the bridge?  </w:t>
      </w:r>
    </w:p>
    <w:p w14:paraId="312C28E1" w14:textId="77777777" w:rsidR="002D62BF" w:rsidRDefault="00000000">
      <w:pPr>
        <w:numPr>
          <w:ilvl w:val="0"/>
          <w:numId w:val="108"/>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Where is it located? </w:t>
      </w:r>
    </w:p>
    <w:p w14:paraId="06290C2B" w14:textId="77777777" w:rsidR="002D62BF" w:rsidRDefault="00000000">
      <w:pPr>
        <w:numPr>
          <w:ilvl w:val="0"/>
          <w:numId w:val="108"/>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When was its construction began?</w:t>
      </w:r>
    </w:p>
    <w:p w14:paraId="6FC48B96" w14:textId="77777777" w:rsidR="002D62BF" w:rsidRDefault="00000000">
      <w:pPr>
        <w:numPr>
          <w:ilvl w:val="0"/>
          <w:numId w:val="108"/>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When was it completed? </w:t>
      </w:r>
    </w:p>
    <w:p w14:paraId="622BDBA6" w14:textId="77777777" w:rsidR="002D62BF" w:rsidRDefault="002D62BF">
      <w:pPr>
        <w:pBdr>
          <w:top w:val="nil"/>
          <w:left w:val="nil"/>
          <w:bottom w:val="nil"/>
          <w:right w:val="nil"/>
          <w:between w:val="nil"/>
        </w:pBdr>
        <w:spacing w:after="0" w:line="240" w:lineRule="auto"/>
        <w:ind w:left="720"/>
        <w:rPr>
          <w:rFonts w:ascii="Times New Roman" w:eastAsia="Times New Roman" w:hAnsi="Times New Roman" w:cs="Times New Roman"/>
          <w:b/>
          <w:color w:val="000000"/>
          <w:sz w:val="28"/>
          <w:szCs w:val="28"/>
        </w:rPr>
      </w:pPr>
    </w:p>
    <w:p w14:paraId="47964758"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TOTAL- 30 POINTS        GOOD LUCK</w:t>
      </w:r>
      <w:r>
        <w:rPr>
          <w:rFonts w:ascii="Wingdings" w:eastAsia="Wingdings" w:hAnsi="Wingdings" w:cs="Wingdings"/>
          <w:b/>
          <w:color w:val="000000"/>
          <w:sz w:val="28"/>
          <w:szCs w:val="28"/>
        </w:rPr>
        <w:t>☺☺☺</w:t>
      </w:r>
      <w:r>
        <w:rPr>
          <w:rFonts w:ascii="Times New Roman" w:eastAsia="Times New Roman" w:hAnsi="Times New Roman" w:cs="Times New Roman"/>
          <w:b/>
          <w:color w:val="000000"/>
          <w:sz w:val="28"/>
          <w:szCs w:val="28"/>
        </w:rPr>
        <w:t xml:space="preserve"> </w:t>
      </w:r>
    </w:p>
    <w:p w14:paraId="6B3BE537"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p>
    <w:p w14:paraId="73D55E8C" w14:textId="77777777" w:rsidR="002D62BF" w:rsidRDefault="00000000">
      <w:pPr>
        <w:spacing w:after="0" w:line="24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color w:val="0070C0"/>
          <w:sz w:val="28"/>
          <w:szCs w:val="28"/>
        </w:rPr>
        <w:lastRenderedPageBreak/>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exam for 4</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unit; “Buildings and design” B version</w:t>
      </w:r>
    </w:p>
    <w:p w14:paraId="5B990C88" w14:textId="77777777" w:rsidR="002D62BF" w:rsidRDefault="00000000">
      <w:pPr>
        <w:numPr>
          <w:ilvl w:val="0"/>
          <w:numId w:val="134"/>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Put the words in the correct column /9 points/</w:t>
      </w:r>
    </w:p>
    <w:tbl>
      <w:tblPr>
        <w:tblStyle w:val="a5"/>
        <w:tblW w:w="93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4"/>
      </w:tblGrid>
      <w:tr w:rsidR="002D62BF" w14:paraId="420DDC44" w14:textId="77777777">
        <w:tc>
          <w:tcPr>
            <w:tcW w:w="9344" w:type="dxa"/>
          </w:tcPr>
          <w:p w14:paraId="198297FF" w14:textId="77777777" w:rsidR="002D62B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window pane, </w:t>
            </w:r>
            <w:proofErr w:type="gramStart"/>
            <w:r>
              <w:rPr>
                <w:rFonts w:ascii="Times New Roman" w:eastAsia="Times New Roman" w:hAnsi="Times New Roman" w:cs="Times New Roman"/>
                <w:sz w:val="28"/>
                <w:szCs w:val="28"/>
              </w:rPr>
              <w:t xml:space="preserve">wood,   </w:t>
            </w:r>
            <w:proofErr w:type="gramEnd"/>
            <w:r>
              <w:rPr>
                <w:rFonts w:ascii="Times New Roman" w:eastAsia="Times New Roman" w:hAnsi="Times New Roman" w:cs="Times New Roman"/>
                <w:sz w:val="28"/>
                <w:szCs w:val="28"/>
              </w:rPr>
              <w:t xml:space="preserve">an </w:t>
            </w:r>
            <w:proofErr w:type="gramStart"/>
            <w:r>
              <w:rPr>
                <w:rFonts w:ascii="Times New Roman" w:eastAsia="Times New Roman" w:hAnsi="Times New Roman" w:cs="Times New Roman"/>
                <w:sz w:val="28"/>
                <w:szCs w:val="28"/>
              </w:rPr>
              <w:t xml:space="preserve">antenna,   </w:t>
            </w:r>
            <w:proofErr w:type="gramEnd"/>
            <w:r>
              <w:rPr>
                <w:rFonts w:ascii="Times New Roman" w:eastAsia="Times New Roman" w:hAnsi="Times New Roman" w:cs="Times New Roman"/>
                <w:sz w:val="28"/>
                <w:szCs w:val="28"/>
              </w:rPr>
              <w:t xml:space="preserve">a road, an </w:t>
            </w:r>
            <w:proofErr w:type="gramStart"/>
            <w:r>
              <w:rPr>
                <w:rFonts w:ascii="Times New Roman" w:eastAsia="Times New Roman" w:hAnsi="Times New Roman" w:cs="Times New Roman"/>
                <w:sz w:val="28"/>
                <w:szCs w:val="28"/>
              </w:rPr>
              <w:t xml:space="preserve">elevator,   granite,   </w:t>
            </w:r>
            <w:proofErr w:type="gramEnd"/>
            <w:r>
              <w:rPr>
                <w:rFonts w:ascii="Times New Roman" w:eastAsia="Times New Roman" w:hAnsi="Times New Roman" w:cs="Times New Roman"/>
                <w:sz w:val="28"/>
                <w:szCs w:val="28"/>
              </w:rPr>
              <w:t xml:space="preserve">a </w:t>
            </w:r>
            <w:proofErr w:type="gramStart"/>
            <w:r>
              <w:rPr>
                <w:rFonts w:ascii="Times New Roman" w:eastAsia="Times New Roman" w:hAnsi="Times New Roman" w:cs="Times New Roman"/>
                <w:sz w:val="28"/>
                <w:szCs w:val="28"/>
              </w:rPr>
              <w:t xml:space="preserve">shade,   </w:t>
            </w:r>
            <w:proofErr w:type="gramEnd"/>
            <w:r>
              <w:rPr>
                <w:rFonts w:ascii="Times New Roman" w:eastAsia="Times New Roman" w:hAnsi="Times New Roman" w:cs="Times New Roman"/>
                <w:sz w:val="28"/>
                <w:szCs w:val="28"/>
              </w:rPr>
              <w:t xml:space="preserve">a </w:t>
            </w:r>
            <w:proofErr w:type="gramStart"/>
            <w:r>
              <w:rPr>
                <w:rFonts w:ascii="Times New Roman" w:eastAsia="Times New Roman" w:hAnsi="Times New Roman" w:cs="Times New Roman"/>
                <w:sz w:val="28"/>
                <w:szCs w:val="28"/>
              </w:rPr>
              <w:t xml:space="preserve">wall,   </w:t>
            </w:r>
            <w:proofErr w:type="gramEnd"/>
            <w:r>
              <w:rPr>
                <w:rFonts w:ascii="Times New Roman" w:eastAsia="Times New Roman" w:hAnsi="Times New Roman" w:cs="Times New Roman"/>
                <w:sz w:val="28"/>
                <w:szCs w:val="28"/>
              </w:rPr>
              <w:t xml:space="preserve"> stone</w:t>
            </w:r>
          </w:p>
        </w:tc>
      </w:tr>
    </w:tbl>
    <w:p w14:paraId="28C7F33F" w14:textId="77777777" w:rsidR="002D62BF" w:rsidRDefault="00000000">
      <w:pPr>
        <w:numPr>
          <w:ilvl w:val="0"/>
          <w:numId w:val="109"/>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Parts of the building: ………………………………………………</w:t>
      </w:r>
    </w:p>
    <w:p w14:paraId="19CB89DC" w14:textId="77777777" w:rsidR="002D62BF" w:rsidRDefault="00000000">
      <w:pPr>
        <w:numPr>
          <w:ilvl w:val="0"/>
          <w:numId w:val="109"/>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Construction materials: ……………………………………………</w:t>
      </w:r>
    </w:p>
    <w:p w14:paraId="30748BD3" w14:textId="77777777" w:rsidR="002D62BF" w:rsidRDefault="00000000">
      <w:pPr>
        <w:numPr>
          <w:ilvl w:val="0"/>
          <w:numId w:val="109"/>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Objects outside of the building: ……………………………………</w:t>
      </w:r>
    </w:p>
    <w:p w14:paraId="0224DB66" w14:textId="77777777" w:rsidR="002D62BF" w:rsidRDefault="00000000">
      <w:pPr>
        <w:numPr>
          <w:ilvl w:val="0"/>
          <w:numId w:val="134"/>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Read and choose the correct words and complete it /5 points/</w:t>
      </w:r>
    </w:p>
    <w:tbl>
      <w:tblPr>
        <w:tblStyle w:val="a6"/>
        <w:tblW w:w="9356"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6"/>
      </w:tblGrid>
      <w:tr w:rsidR="002D62BF" w14:paraId="636FC7CE" w14:textId="77777777">
        <w:trPr>
          <w:trHeight w:val="293"/>
        </w:trPr>
        <w:tc>
          <w:tcPr>
            <w:tcW w:w="9356" w:type="dxa"/>
          </w:tcPr>
          <w:p w14:paraId="5B017EF1" w14:textId="77777777" w:rsidR="002D62B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AN ENTRANCE     A WINDOW PANE   AN ELEVATOR       A SHADE      CONCRETE</w:t>
            </w:r>
          </w:p>
        </w:tc>
      </w:tr>
    </w:tbl>
    <w:p w14:paraId="52511C07" w14:textId="77777777" w:rsidR="002D62BF" w:rsidRDefault="00000000">
      <w:pPr>
        <w:numPr>
          <w:ilvl w:val="0"/>
          <w:numId w:val="11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Building material made from stone, sand, cement and water; ………………</w:t>
      </w:r>
    </w:p>
    <w:p w14:paraId="0CAD0B7E" w14:textId="77777777" w:rsidR="002D62BF" w:rsidRDefault="00000000">
      <w:pPr>
        <w:numPr>
          <w:ilvl w:val="0"/>
          <w:numId w:val="11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gate that people enter;</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w:t>
      </w:r>
    </w:p>
    <w:p w14:paraId="659E972B" w14:textId="77777777" w:rsidR="002D62BF" w:rsidRDefault="00000000">
      <w:pPr>
        <w:numPr>
          <w:ilvl w:val="0"/>
          <w:numId w:val="11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plate of glass in window is called;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w:t>
      </w:r>
    </w:p>
    <w:p w14:paraId="101A47E2" w14:textId="77777777" w:rsidR="002D62BF" w:rsidRDefault="00000000">
      <w:pPr>
        <w:numPr>
          <w:ilvl w:val="0"/>
          <w:numId w:val="11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An object that protects from the Sun; </w:t>
      </w:r>
      <w:r>
        <w:rPr>
          <w:rFonts w:ascii="Times New Roman" w:eastAsia="Times New Roman" w:hAnsi="Times New Roman" w:cs="Times New Roman"/>
          <w:color w:val="000000"/>
          <w:sz w:val="28"/>
          <w:szCs w:val="28"/>
        </w:rPr>
        <w:tab/>
        <w:t>…………………………………</w:t>
      </w:r>
    </w:p>
    <w:p w14:paraId="5B4454DC" w14:textId="77777777" w:rsidR="002D62BF" w:rsidRDefault="00000000">
      <w:pPr>
        <w:numPr>
          <w:ilvl w:val="0"/>
          <w:numId w:val="11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machine that carries people up and </w:t>
      </w:r>
      <w:proofErr w:type="gramStart"/>
      <w:r>
        <w:rPr>
          <w:rFonts w:ascii="Times New Roman" w:eastAsia="Times New Roman" w:hAnsi="Times New Roman" w:cs="Times New Roman"/>
          <w:color w:val="000000"/>
          <w:sz w:val="28"/>
          <w:szCs w:val="28"/>
        </w:rPr>
        <w:t>down;…</w:t>
      </w:r>
      <w:proofErr w:type="gramEnd"/>
      <w:r>
        <w:rPr>
          <w:rFonts w:ascii="Times New Roman" w:eastAsia="Times New Roman" w:hAnsi="Times New Roman" w:cs="Times New Roman"/>
          <w:color w:val="000000"/>
          <w:sz w:val="28"/>
          <w:szCs w:val="28"/>
        </w:rPr>
        <w:t>……………………………</w:t>
      </w:r>
    </w:p>
    <w:p w14:paraId="677858C2" w14:textId="77777777" w:rsidR="002D62BF" w:rsidRDefault="00000000">
      <w:pPr>
        <w:numPr>
          <w:ilvl w:val="0"/>
          <w:numId w:val="134"/>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Rewrite the sentences using the passive forms. /6 points/</w:t>
      </w:r>
    </w:p>
    <w:p w14:paraId="0EF1E658" w14:textId="77777777" w:rsidR="002D62BF" w:rsidRDefault="00000000">
      <w:pPr>
        <w:numPr>
          <w:ilvl w:val="0"/>
          <w:numId w:val="11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rPr>
        <w:t xml:space="preserve">Architects constructed this long bridge in 1952 </w:t>
      </w:r>
      <w:r>
        <w:rPr>
          <w:rFonts w:ascii="Times New Roman" w:eastAsia="Times New Roman" w:hAnsi="Times New Roman" w:cs="Times New Roman"/>
          <w:color w:val="000000"/>
          <w:sz w:val="28"/>
          <w:szCs w:val="28"/>
        </w:rPr>
        <w:tab/>
      </w:r>
    </w:p>
    <w:p w14:paraId="711E659A" w14:textId="77777777" w:rsidR="002D62BF" w:rsidRDefault="00000000">
      <w:pPr>
        <w:numPr>
          <w:ilvl w:val="0"/>
          <w:numId w:val="11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rPr>
        <w:t>People use this room as a conference hall.</w:t>
      </w:r>
      <w:r>
        <w:rPr>
          <w:rFonts w:ascii="Times New Roman" w:eastAsia="Times New Roman" w:hAnsi="Times New Roman" w:cs="Times New Roman"/>
          <w:color w:val="000000"/>
          <w:sz w:val="28"/>
          <w:szCs w:val="28"/>
        </w:rPr>
        <w:tab/>
      </w:r>
    </w:p>
    <w:p w14:paraId="362CC885" w14:textId="77777777" w:rsidR="002D62BF" w:rsidRDefault="00000000">
      <w:pPr>
        <w:numPr>
          <w:ilvl w:val="0"/>
          <w:numId w:val="11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company will build a new bridge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
    <w:p w14:paraId="6F156EA8" w14:textId="77777777" w:rsidR="002D62BF" w:rsidRDefault="00000000">
      <w:pPr>
        <w:numPr>
          <w:ilvl w:val="0"/>
          <w:numId w:val="11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Ben repaired my computer yesterday.</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
    <w:p w14:paraId="244302CB" w14:textId="77777777" w:rsidR="002D62BF" w:rsidRDefault="00000000">
      <w:pPr>
        <w:numPr>
          <w:ilvl w:val="0"/>
          <w:numId w:val="11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He has bought a new car.</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w:t>
      </w:r>
      <w:r>
        <w:rPr>
          <w:rFonts w:ascii="Times New Roman" w:eastAsia="Times New Roman" w:hAnsi="Times New Roman" w:cs="Times New Roman"/>
          <w:color w:val="000000"/>
          <w:sz w:val="28"/>
          <w:szCs w:val="28"/>
        </w:rPr>
        <w:tab/>
      </w:r>
    </w:p>
    <w:p w14:paraId="39CEDE9E" w14:textId="77777777" w:rsidR="002D62BF" w:rsidRDefault="00000000">
      <w:pPr>
        <w:numPr>
          <w:ilvl w:val="0"/>
          <w:numId w:val="11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We will repair the broken parts of the bridge</w:t>
      </w:r>
    </w:p>
    <w:p w14:paraId="503F2811" w14:textId="77777777" w:rsidR="002D62BF" w:rsidRDefault="00000000">
      <w:pPr>
        <w:numPr>
          <w:ilvl w:val="0"/>
          <w:numId w:val="134"/>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Put the verbs in bracket in the correct passive form. /6 points/</w:t>
      </w:r>
    </w:p>
    <w:p w14:paraId="21F0F7C2" w14:textId="77777777" w:rsidR="002D62BF" w:rsidRDefault="00000000">
      <w:pPr>
        <w:numPr>
          <w:ilvl w:val="0"/>
          <w:numId w:val="14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These houses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(build) next year.</w:t>
      </w:r>
    </w:p>
    <w:p w14:paraId="345D9050" w14:textId="77777777" w:rsidR="002D62BF" w:rsidRDefault="00000000">
      <w:pPr>
        <w:numPr>
          <w:ilvl w:val="0"/>
          <w:numId w:val="14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garage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(construct) last month.</w:t>
      </w:r>
    </w:p>
    <w:p w14:paraId="047627CE" w14:textId="77777777" w:rsidR="002D62BF" w:rsidRDefault="00000000">
      <w:pPr>
        <w:numPr>
          <w:ilvl w:val="0"/>
          <w:numId w:val="14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Golden Gate bridge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(complete) in 1937.</w:t>
      </w:r>
    </w:p>
    <w:p w14:paraId="43E1BC0A" w14:textId="77777777" w:rsidR="002D62BF" w:rsidRDefault="00000000">
      <w:pPr>
        <w:numPr>
          <w:ilvl w:val="0"/>
          <w:numId w:val="14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Burj Kalifa ……………………… (locate) in Dubai, United Arab Emirates.</w:t>
      </w:r>
    </w:p>
    <w:p w14:paraId="45F799EF" w14:textId="77777777" w:rsidR="002D62BF" w:rsidRDefault="00000000">
      <w:pPr>
        <w:numPr>
          <w:ilvl w:val="0"/>
          <w:numId w:val="14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long road ……………………………...…… (repair) every year.</w:t>
      </w:r>
    </w:p>
    <w:p w14:paraId="46D9388C" w14:textId="77777777" w:rsidR="002D62BF" w:rsidRDefault="00000000">
      <w:pPr>
        <w:numPr>
          <w:ilvl w:val="0"/>
          <w:numId w:val="14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new children palace ………………………… (build) very soon.</w:t>
      </w:r>
    </w:p>
    <w:p w14:paraId="165B1AB8" w14:textId="77777777" w:rsidR="002D62BF" w:rsidRDefault="00000000">
      <w:pPr>
        <w:numPr>
          <w:ilvl w:val="0"/>
          <w:numId w:val="134"/>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Read the text and answer the question. /4 points/</w:t>
      </w:r>
    </w:p>
    <w:p w14:paraId="401CBFBD" w14:textId="77777777" w:rsidR="002D62BF" w:rsidRDefault="00000000">
      <w:pPr>
        <w:spacing w:after="0" w:line="240" w:lineRule="auto"/>
        <w:ind w:left="426" w:firstLine="29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Burj Khalifa in Dubai, United Arab Emirates, is the tallest building in the world. Its construction was started in September 2004 and was completed in October 2009. The building was opened in 2010 as a part of Downtown Dubai which also includes Dubai Mall and famous Dubai dancing Fountains. As the tallest structure it stands a total height of 829 meters. The primary structure is reinforced concrete. It contains a total of 57 elevators and 8 escalators. The building has received many awards. The tower contains the world’s highest mosque on the 158</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floor, The world’s highest swimming pool on the 75</w:t>
      </w:r>
      <w:r>
        <w:rPr>
          <w:rFonts w:ascii="Times New Roman" w:eastAsia="Times New Roman" w:hAnsi="Times New Roman" w:cs="Times New Roman"/>
          <w:sz w:val="28"/>
          <w:szCs w:val="28"/>
          <w:vertAlign w:val="superscript"/>
        </w:rPr>
        <w:t>th</w:t>
      </w:r>
      <w:r>
        <w:rPr>
          <w:rFonts w:ascii="Times New Roman" w:eastAsia="Times New Roman" w:hAnsi="Times New Roman" w:cs="Times New Roman"/>
          <w:sz w:val="28"/>
          <w:szCs w:val="28"/>
        </w:rPr>
        <w:t xml:space="preserve"> floor. The pyramid-shaped skyscraper houses 900 residences and office suites.</w:t>
      </w:r>
    </w:p>
    <w:p w14:paraId="29F486A9" w14:textId="77777777" w:rsidR="002D62BF" w:rsidRDefault="00000000">
      <w:pPr>
        <w:numPr>
          <w:ilvl w:val="0"/>
          <w:numId w:val="11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Where is it located? </w:t>
      </w:r>
    </w:p>
    <w:p w14:paraId="24DEC26F" w14:textId="77777777" w:rsidR="002D62BF" w:rsidRDefault="00000000">
      <w:pPr>
        <w:numPr>
          <w:ilvl w:val="0"/>
          <w:numId w:val="11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When was it completed? </w:t>
      </w:r>
    </w:p>
    <w:p w14:paraId="10D5E947" w14:textId="77777777" w:rsidR="002D62BF" w:rsidRDefault="00000000">
      <w:pPr>
        <w:numPr>
          <w:ilvl w:val="0"/>
          <w:numId w:val="11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How many elevators and escalators does it contain?  </w:t>
      </w:r>
    </w:p>
    <w:p w14:paraId="7963112C" w14:textId="77777777" w:rsidR="002D62BF" w:rsidRDefault="00000000">
      <w:pPr>
        <w:numPr>
          <w:ilvl w:val="0"/>
          <w:numId w:val="111"/>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How many residences and office suites are there in the pyramid-shaped skyscraper? </w:t>
      </w:r>
    </w:p>
    <w:p w14:paraId="6896B0A7" w14:textId="77777777" w:rsidR="002D62BF"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TOTAL- 30 POINTS        GOOD LUCK</w:t>
      </w:r>
      <w:r>
        <w:rPr>
          <w:rFonts w:ascii="Wingdings" w:eastAsia="Wingdings" w:hAnsi="Wingdings" w:cs="Wingdings"/>
          <w:b/>
          <w:color w:val="000000"/>
          <w:sz w:val="28"/>
          <w:szCs w:val="28"/>
        </w:rPr>
        <w:t>☺☺☺</w:t>
      </w:r>
    </w:p>
    <w:p w14:paraId="7803F79E" w14:textId="77777777" w:rsidR="002D62BF" w:rsidRDefault="002D62BF">
      <w:pPr>
        <w:pBdr>
          <w:top w:val="nil"/>
          <w:left w:val="nil"/>
          <w:bottom w:val="nil"/>
          <w:right w:val="nil"/>
          <w:between w:val="nil"/>
        </w:pBdr>
        <w:spacing w:after="0"/>
        <w:ind w:left="1080"/>
        <w:jc w:val="center"/>
        <w:rPr>
          <w:rFonts w:ascii="Times New Roman" w:eastAsia="Times New Roman" w:hAnsi="Times New Roman" w:cs="Times New Roman"/>
          <w:b/>
          <w:color w:val="000000"/>
          <w:sz w:val="28"/>
          <w:szCs w:val="28"/>
        </w:rPr>
      </w:pPr>
    </w:p>
    <w:p w14:paraId="4B3F5964" w14:textId="77777777" w:rsidR="002D62BF" w:rsidRDefault="00000000">
      <w:pPr>
        <w:pBdr>
          <w:top w:val="nil"/>
          <w:left w:val="nil"/>
          <w:bottom w:val="nil"/>
          <w:right w:val="nil"/>
          <w:between w:val="nil"/>
        </w:pBdr>
        <w:ind w:left="108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KEY to unit-4                             A version</w:t>
      </w:r>
    </w:p>
    <w:p w14:paraId="585527DF" w14:textId="77777777" w:rsidR="002D62BF" w:rsidRDefault="0000000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I. Put the words in the correct column /9 points/</w:t>
      </w:r>
    </w:p>
    <w:p w14:paraId="55E767FB" w14:textId="77777777" w:rsidR="002D62BF" w:rsidRDefault="00000000">
      <w:pPr>
        <w:numPr>
          <w:ilvl w:val="0"/>
          <w:numId w:val="10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Parts of the building: a </w:t>
      </w:r>
      <w:proofErr w:type="gramStart"/>
      <w:r>
        <w:rPr>
          <w:rFonts w:ascii="Times New Roman" w:eastAsia="Times New Roman" w:hAnsi="Times New Roman" w:cs="Times New Roman"/>
          <w:color w:val="000000"/>
          <w:sz w:val="28"/>
          <w:szCs w:val="28"/>
        </w:rPr>
        <w:t xml:space="preserve">roof,   </w:t>
      </w:r>
      <w:proofErr w:type="gramEnd"/>
      <w:r>
        <w:rPr>
          <w:rFonts w:ascii="Times New Roman" w:eastAsia="Times New Roman" w:hAnsi="Times New Roman" w:cs="Times New Roman"/>
          <w:color w:val="000000"/>
          <w:sz w:val="28"/>
          <w:szCs w:val="28"/>
        </w:rPr>
        <w:t xml:space="preserve">a column a basement,   </w:t>
      </w:r>
    </w:p>
    <w:p w14:paraId="298CFD73" w14:textId="77777777" w:rsidR="002D62BF" w:rsidRDefault="00000000">
      <w:pPr>
        <w:numPr>
          <w:ilvl w:val="0"/>
          <w:numId w:val="10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Construction materials: </w:t>
      </w:r>
      <w:proofErr w:type="gramStart"/>
      <w:r>
        <w:rPr>
          <w:rFonts w:ascii="Times New Roman" w:eastAsia="Times New Roman" w:hAnsi="Times New Roman" w:cs="Times New Roman"/>
          <w:color w:val="000000"/>
          <w:sz w:val="28"/>
          <w:szCs w:val="28"/>
        </w:rPr>
        <w:t xml:space="preserve">concrete,   glass,   </w:t>
      </w:r>
      <w:proofErr w:type="gramEnd"/>
      <w:r>
        <w:rPr>
          <w:rFonts w:ascii="Times New Roman" w:eastAsia="Times New Roman" w:hAnsi="Times New Roman" w:cs="Times New Roman"/>
          <w:color w:val="000000"/>
          <w:sz w:val="28"/>
          <w:szCs w:val="28"/>
        </w:rPr>
        <w:t xml:space="preserve">bricks,   </w:t>
      </w:r>
    </w:p>
    <w:p w14:paraId="20E3E285" w14:textId="77777777" w:rsidR="002D62BF" w:rsidRDefault="00000000">
      <w:pPr>
        <w:numPr>
          <w:ilvl w:val="0"/>
          <w:numId w:val="10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Objects outside of the building: a </w:t>
      </w:r>
      <w:proofErr w:type="gramStart"/>
      <w:r>
        <w:rPr>
          <w:rFonts w:ascii="Times New Roman" w:eastAsia="Times New Roman" w:hAnsi="Times New Roman" w:cs="Times New Roman"/>
          <w:color w:val="000000"/>
          <w:sz w:val="28"/>
          <w:szCs w:val="28"/>
        </w:rPr>
        <w:t xml:space="preserve">shade,   </w:t>
      </w:r>
      <w:proofErr w:type="gramEnd"/>
      <w:r>
        <w:rPr>
          <w:rFonts w:ascii="Times New Roman" w:eastAsia="Times New Roman" w:hAnsi="Times New Roman" w:cs="Times New Roman"/>
          <w:color w:val="000000"/>
          <w:sz w:val="28"/>
          <w:szCs w:val="28"/>
        </w:rPr>
        <w:t xml:space="preserve">a </w:t>
      </w:r>
      <w:proofErr w:type="gramStart"/>
      <w:r>
        <w:rPr>
          <w:rFonts w:ascii="Times New Roman" w:eastAsia="Times New Roman" w:hAnsi="Times New Roman" w:cs="Times New Roman"/>
          <w:color w:val="000000"/>
          <w:sz w:val="28"/>
          <w:szCs w:val="28"/>
        </w:rPr>
        <w:t>playground,  a</w:t>
      </w:r>
      <w:proofErr w:type="gramEnd"/>
      <w:r>
        <w:rPr>
          <w:rFonts w:ascii="Times New Roman" w:eastAsia="Times New Roman" w:hAnsi="Times New Roman" w:cs="Times New Roman"/>
          <w:color w:val="000000"/>
          <w:sz w:val="28"/>
          <w:szCs w:val="28"/>
        </w:rPr>
        <w:t xml:space="preserve"> garage,   </w:t>
      </w:r>
    </w:p>
    <w:p w14:paraId="6175D591"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II. Read and choose the correct words and complete it /5 points/</w:t>
      </w:r>
    </w:p>
    <w:p w14:paraId="008EFFEF" w14:textId="77777777" w:rsidR="002D62BF" w:rsidRDefault="0000000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1. a playground 2. an antenna 3. a basement 4. pedestrian street 5. a shade     </w:t>
      </w:r>
    </w:p>
    <w:p w14:paraId="08FD28A7"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III. Rewrite the sentences using the passive forms. /6 points/</w:t>
      </w:r>
    </w:p>
    <w:p w14:paraId="730D4451" w14:textId="77777777" w:rsidR="002D62BF" w:rsidRDefault="00000000">
      <w:pPr>
        <w:numPr>
          <w:ilvl w:val="0"/>
          <w:numId w:val="10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child was found in the park /by him/.</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
    <w:p w14:paraId="5F02BEDD" w14:textId="77777777" w:rsidR="002D62BF" w:rsidRDefault="00000000">
      <w:pPr>
        <w:numPr>
          <w:ilvl w:val="0"/>
          <w:numId w:val="10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newspaper is delivered in the morning /by them/.</w:t>
      </w:r>
    </w:p>
    <w:p w14:paraId="07610805" w14:textId="77777777" w:rsidR="002D62BF" w:rsidRDefault="00000000">
      <w:pPr>
        <w:numPr>
          <w:ilvl w:val="0"/>
          <w:numId w:val="10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design team will be chosen on 2</w:t>
      </w:r>
      <w:r>
        <w:rPr>
          <w:rFonts w:ascii="Times New Roman" w:eastAsia="Times New Roman" w:hAnsi="Times New Roman" w:cs="Times New Roman"/>
          <w:color w:val="000000"/>
          <w:sz w:val="28"/>
          <w:szCs w:val="28"/>
          <w:vertAlign w:val="superscript"/>
        </w:rPr>
        <w:t>nd</w:t>
      </w:r>
      <w:r>
        <w:rPr>
          <w:rFonts w:ascii="Times New Roman" w:eastAsia="Times New Roman" w:hAnsi="Times New Roman" w:cs="Times New Roman"/>
          <w:color w:val="000000"/>
          <w:sz w:val="28"/>
          <w:szCs w:val="28"/>
        </w:rPr>
        <w:t xml:space="preserve"> of April /by her/. </w:t>
      </w:r>
      <w:r>
        <w:rPr>
          <w:rFonts w:ascii="Times New Roman" w:eastAsia="Times New Roman" w:hAnsi="Times New Roman" w:cs="Times New Roman"/>
          <w:color w:val="000000"/>
          <w:sz w:val="28"/>
          <w:szCs w:val="28"/>
        </w:rPr>
        <w:tab/>
      </w:r>
    </w:p>
    <w:p w14:paraId="307D523A" w14:textId="77777777" w:rsidR="002D62BF" w:rsidRDefault="00000000">
      <w:pPr>
        <w:numPr>
          <w:ilvl w:val="0"/>
          <w:numId w:val="10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That museum was visited /by them/ yesterday.</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
    <w:p w14:paraId="52C84D91" w14:textId="77777777" w:rsidR="002D62BF" w:rsidRDefault="00000000">
      <w:pPr>
        <w:numPr>
          <w:ilvl w:val="0"/>
          <w:numId w:val="10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eco-friendly playgrounds </w:t>
      </w:r>
      <w:proofErr w:type="gramStart"/>
      <w:r>
        <w:rPr>
          <w:rFonts w:ascii="Times New Roman" w:eastAsia="Times New Roman" w:hAnsi="Times New Roman" w:cs="Times New Roman"/>
          <w:color w:val="000000"/>
          <w:sz w:val="28"/>
          <w:szCs w:val="28"/>
        </w:rPr>
        <w:t>has</w:t>
      </w:r>
      <w:proofErr w:type="gramEnd"/>
      <w:r>
        <w:rPr>
          <w:rFonts w:ascii="Times New Roman" w:eastAsia="Times New Roman" w:hAnsi="Times New Roman" w:cs="Times New Roman"/>
          <w:color w:val="000000"/>
          <w:sz w:val="28"/>
          <w:szCs w:val="28"/>
        </w:rPr>
        <w:t xml:space="preserve"> been designed by her.</w:t>
      </w:r>
      <w:r>
        <w:rPr>
          <w:rFonts w:ascii="Times New Roman" w:eastAsia="Times New Roman" w:hAnsi="Times New Roman" w:cs="Times New Roman"/>
          <w:color w:val="000000"/>
          <w:sz w:val="28"/>
          <w:szCs w:val="28"/>
        </w:rPr>
        <w:tab/>
      </w:r>
    </w:p>
    <w:p w14:paraId="69548CFD" w14:textId="77777777" w:rsidR="002D62BF" w:rsidRDefault="00000000">
      <w:pPr>
        <w:numPr>
          <w:ilvl w:val="0"/>
          <w:numId w:val="10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basement hall will be built next month.</w:t>
      </w:r>
    </w:p>
    <w:p w14:paraId="6BB1B387"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IV. Put the verbs in bracket in the correct passive form. /6 points/</w:t>
      </w:r>
    </w:p>
    <w:p w14:paraId="1B413848" w14:textId="77777777" w:rsidR="002D62BF" w:rsidRDefault="00000000">
      <w:pPr>
        <w:spacing w:after="0" w:line="240" w:lineRule="auto"/>
        <w:ind w:left="709" w:hanging="283"/>
        <w:rPr>
          <w:rFonts w:ascii="Times New Roman" w:eastAsia="Times New Roman" w:hAnsi="Times New Roman" w:cs="Times New Roman"/>
          <w:sz w:val="28"/>
          <w:szCs w:val="28"/>
        </w:rPr>
      </w:pPr>
      <w:r>
        <w:rPr>
          <w:rFonts w:ascii="Times New Roman" w:eastAsia="Times New Roman" w:hAnsi="Times New Roman" w:cs="Times New Roman"/>
          <w:sz w:val="28"/>
          <w:szCs w:val="28"/>
        </w:rPr>
        <w:t>1. was built 2. will be repaired 3. was completed 4. is located 5. is visited 6. will be painted</w:t>
      </w:r>
    </w:p>
    <w:p w14:paraId="3018EDE9" w14:textId="77777777" w:rsidR="002D62BF" w:rsidRDefault="00000000">
      <w:pPr>
        <w:numPr>
          <w:ilvl w:val="0"/>
          <w:numId w:val="134"/>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Read the text and answer the question. /4 points/</w:t>
      </w:r>
    </w:p>
    <w:p w14:paraId="476BCF9F" w14:textId="77777777" w:rsidR="002D62BF" w:rsidRDefault="00000000">
      <w:pPr>
        <w:numPr>
          <w:ilvl w:val="0"/>
          <w:numId w:val="104"/>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name of the bridge is The Golden Gate Bridge?  </w:t>
      </w:r>
    </w:p>
    <w:p w14:paraId="0E08E7A6" w14:textId="77777777" w:rsidR="002D62BF" w:rsidRDefault="00000000">
      <w:pPr>
        <w:numPr>
          <w:ilvl w:val="0"/>
          <w:numId w:val="104"/>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It is located in San Francisco</w:t>
      </w:r>
    </w:p>
    <w:p w14:paraId="06AB7977" w14:textId="77777777" w:rsidR="002D62BF" w:rsidRDefault="00000000">
      <w:pPr>
        <w:numPr>
          <w:ilvl w:val="0"/>
          <w:numId w:val="104"/>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Its construction began in 1933.</w:t>
      </w:r>
    </w:p>
    <w:p w14:paraId="7B5F7982" w14:textId="77777777" w:rsidR="002D62BF" w:rsidRDefault="00000000">
      <w:pPr>
        <w:numPr>
          <w:ilvl w:val="0"/>
          <w:numId w:val="104"/>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It was completed in 1937. </w:t>
      </w:r>
    </w:p>
    <w:p w14:paraId="18C561AC" w14:textId="77777777" w:rsidR="002D62BF" w:rsidRDefault="00000000">
      <w:pPr>
        <w:spacing w:after="0" w:line="24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color w:val="0070C0"/>
          <w:sz w:val="28"/>
          <w:szCs w:val="28"/>
        </w:rPr>
        <w:t>B version</w:t>
      </w:r>
    </w:p>
    <w:p w14:paraId="6740B742"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 Put the words in the correct column /9 points/</w:t>
      </w:r>
    </w:p>
    <w:p w14:paraId="38C34C86" w14:textId="77777777" w:rsidR="002D62BF" w:rsidRDefault="00000000">
      <w:pPr>
        <w:numPr>
          <w:ilvl w:val="0"/>
          <w:numId w:val="103"/>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Parts of the building: A window pane, an </w:t>
      </w:r>
      <w:proofErr w:type="gramStart"/>
      <w:r>
        <w:rPr>
          <w:rFonts w:ascii="Times New Roman" w:eastAsia="Times New Roman" w:hAnsi="Times New Roman" w:cs="Times New Roman"/>
          <w:color w:val="000000"/>
          <w:sz w:val="28"/>
          <w:szCs w:val="28"/>
        </w:rPr>
        <w:t xml:space="preserve">elevator,   </w:t>
      </w:r>
      <w:proofErr w:type="gramEnd"/>
      <w:r>
        <w:rPr>
          <w:rFonts w:ascii="Times New Roman" w:eastAsia="Times New Roman" w:hAnsi="Times New Roman" w:cs="Times New Roman"/>
          <w:color w:val="000000"/>
          <w:sz w:val="28"/>
          <w:szCs w:val="28"/>
        </w:rPr>
        <w:t xml:space="preserve">a wall,    </w:t>
      </w:r>
    </w:p>
    <w:p w14:paraId="375B7996" w14:textId="77777777" w:rsidR="002D62BF" w:rsidRDefault="00000000">
      <w:pPr>
        <w:numPr>
          <w:ilvl w:val="0"/>
          <w:numId w:val="103"/>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Construction materials: </w:t>
      </w:r>
      <w:proofErr w:type="gramStart"/>
      <w:r>
        <w:rPr>
          <w:rFonts w:ascii="Times New Roman" w:eastAsia="Times New Roman" w:hAnsi="Times New Roman" w:cs="Times New Roman"/>
          <w:color w:val="000000"/>
          <w:sz w:val="28"/>
          <w:szCs w:val="28"/>
        </w:rPr>
        <w:t xml:space="preserve">wood,   granite,   </w:t>
      </w:r>
      <w:proofErr w:type="gramEnd"/>
      <w:r>
        <w:rPr>
          <w:rFonts w:ascii="Times New Roman" w:eastAsia="Times New Roman" w:hAnsi="Times New Roman" w:cs="Times New Roman"/>
          <w:color w:val="000000"/>
          <w:sz w:val="28"/>
          <w:szCs w:val="28"/>
        </w:rPr>
        <w:t>stone</w:t>
      </w:r>
    </w:p>
    <w:p w14:paraId="4B543F37" w14:textId="77777777" w:rsidR="002D62BF" w:rsidRDefault="00000000">
      <w:pPr>
        <w:numPr>
          <w:ilvl w:val="0"/>
          <w:numId w:val="103"/>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Objects outside of the building: an </w:t>
      </w:r>
      <w:proofErr w:type="gramStart"/>
      <w:r>
        <w:rPr>
          <w:rFonts w:ascii="Times New Roman" w:eastAsia="Times New Roman" w:hAnsi="Times New Roman" w:cs="Times New Roman"/>
          <w:color w:val="000000"/>
          <w:sz w:val="28"/>
          <w:szCs w:val="28"/>
        </w:rPr>
        <w:t xml:space="preserve">antenna,   </w:t>
      </w:r>
      <w:proofErr w:type="gramEnd"/>
      <w:r>
        <w:rPr>
          <w:rFonts w:ascii="Times New Roman" w:eastAsia="Times New Roman" w:hAnsi="Times New Roman" w:cs="Times New Roman"/>
          <w:color w:val="000000"/>
          <w:sz w:val="28"/>
          <w:szCs w:val="28"/>
        </w:rPr>
        <w:t xml:space="preserve">a road, a shade,   </w:t>
      </w:r>
    </w:p>
    <w:p w14:paraId="7A0A0502"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II. Read and choose the correct words and complete it /5 points/</w:t>
      </w:r>
    </w:p>
    <w:p w14:paraId="6D6F0A5F"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1. concrete 2. an entrance 3. a window pane 4. a shade 5. an elevator       </w:t>
      </w:r>
    </w:p>
    <w:p w14:paraId="57EDC709"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III. Rewrite the sentences using the passive forms. /6 points/</w:t>
      </w:r>
    </w:p>
    <w:p w14:paraId="57F98D18" w14:textId="77777777" w:rsidR="002D62BF" w:rsidRDefault="00000000">
      <w:pPr>
        <w:numPr>
          <w:ilvl w:val="0"/>
          <w:numId w:val="9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rPr>
        <w:t>This long bridge was constructed in 1952 /by architects/</w:t>
      </w:r>
      <w:r>
        <w:rPr>
          <w:rFonts w:ascii="Times New Roman" w:eastAsia="Times New Roman" w:hAnsi="Times New Roman" w:cs="Times New Roman"/>
          <w:color w:val="000000"/>
          <w:sz w:val="28"/>
          <w:szCs w:val="28"/>
        </w:rPr>
        <w:tab/>
      </w:r>
    </w:p>
    <w:p w14:paraId="1BA6AFFB" w14:textId="77777777" w:rsidR="002D62BF" w:rsidRDefault="00000000">
      <w:pPr>
        <w:numPr>
          <w:ilvl w:val="0"/>
          <w:numId w:val="9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rPr>
        <w:t>This room is use as a conference hall.</w:t>
      </w:r>
      <w:r>
        <w:rPr>
          <w:rFonts w:ascii="Times New Roman" w:eastAsia="Times New Roman" w:hAnsi="Times New Roman" w:cs="Times New Roman"/>
          <w:color w:val="000000"/>
          <w:sz w:val="28"/>
          <w:szCs w:val="28"/>
        </w:rPr>
        <w:tab/>
      </w:r>
    </w:p>
    <w:p w14:paraId="64B9F6FD" w14:textId="77777777" w:rsidR="002D62BF" w:rsidRDefault="00000000">
      <w:pPr>
        <w:numPr>
          <w:ilvl w:val="0"/>
          <w:numId w:val="9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new bridge will be built by the company</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
    <w:p w14:paraId="4D453AB3" w14:textId="77777777" w:rsidR="002D62BF" w:rsidRDefault="00000000">
      <w:pPr>
        <w:numPr>
          <w:ilvl w:val="0"/>
          <w:numId w:val="9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My computer was repaired by Ben yesterday.</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
    <w:p w14:paraId="73E9C95A" w14:textId="77777777" w:rsidR="002D62BF" w:rsidRDefault="00000000">
      <w:pPr>
        <w:numPr>
          <w:ilvl w:val="0"/>
          <w:numId w:val="9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new car has been bought by him</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w:t>
      </w:r>
      <w:r>
        <w:rPr>
          <w:rFonts w:ascii="Times New Roman" w:eastAsia="Times New Roman" w:hAnsi="Times New Roman" w:cs="Times New Roman"/>
          <w:color w:val="000000"/>
          <w:sz w:val="28"/>
          <w:szCs w:val="28"/>
        </w:rPr>
        <w:tab/>
      </w:r>
    </w:p>
    <w:p w14:paraId="6ADE8A36" w14:textId="77777777" w:rsidR="002D62BF" w:rsidRDefault="00000000">
      <w:pPr>
        <w:numPr>
          <w:ilvl w:val="0"/>
          <w:numId w:val="9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broken parts of the bridge will be repaired by us.</w:t>
      </w:r>
    </w:p>
    <w:p w14:paraId="76693805"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IV. Put the verbs in bracket in the correct passive form. /6 points/</w:t>
      </w:r>
    </w:p>
    <w:p w14:paraId="3D970224"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will be built 2. was constructed 3. was completed 4. is located 5. is repaired                             6. will be built</w:t>
      </w:r>
    </w:p>
    <w:p w14:paraId="6539EF53" w14:textId="77777777" w:rsidR="002D62BF"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V. Read the text and answer the question. /4 points/</w:t>
      </w:r>
    </w:p>
    <w:p w14:paraId="7A9F3198" w14:textId="77777777" w:rsidR="002D62BF" w:rsidRDefault="00000000">
      <w:pPr>
        <w:numPr>
          <w:ilvl w:val="3"/>
          <w:numId w:val="138"/>
        </w:numPr>
        <w:pBdr>
          <w:top w:val="nil"/>
          <w:left w:val="nil"/>
          <w:bottom w:val="nil"/>
          <w:right w:val="nil"/>
          <w:between w:val="nil"/>
        </w:pBdr>
        <w:spacing w:after="0" w:line="240" w:lineRule="auto"/>
        <w:ind w:left="127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It is located in Dubai, United Arab Emirates? </w:t>
      </w:r>
    </w:p>
    <w:p w14:paraId="483E8A61" w14:textId="77777777" w:rsidR="002D62BF" w:rsidRDefault="00000000">
      <w:pPr>
        <w:numPr>
          <w:ilvl w:val="3"/>
          <w:numId w:val="138"/>
        </w:numPr>
        <w:pBdr>
          <w:top w:val="nil"/>
          <w:left w:val="nil"/>
          <w:bottom w:val="nil"/>
          <w:right w:val="nil"/>
          <w:between w:val="nil"/>
        </w:pBdr>
        <w:spacing w:after="0" w:line="240" w:lineRule="auto"/>
        <w:ind w:left="127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It was completed in October 2009. </w:t>
      </w:r>
    </w:p>
    <w:p w14:paraId="224F9650" w14:textId="77777777" w:rsidR="002D62BF" w:rsidRDefault="00000000">
      <w:pPr>
        <w:numPr>
          <w:ilvl w:val="3"/>
          <w:numId w:val="138"/>
        </w:numPr>
        <w:pBdr>
          <w:top w:val="nil"/>
          <w:left w:val="nil"/>
          <w:bottom w:val="nil"/>
          <w:right w:val="nil"/>
          <w:between w:val="nil"/>
        </w:pBdr>
        <w:spacing w:after="0" w:line="240" w:lineRule="auto"/>
        <w:ind w:left="127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It contains a total of 57 elevators and 8 escalators. </w:t>
      </w:r>
    </w:p>
    <w:p w14:paraId="62464431" w14:textId="77777777" w:rsidR="002D62BF" w:rsidRDefault="00000000">
      <w:pPr>
        <w:numPr>
          <w:ilvl w:val="3"/>
          <w:numId w:val="138"/>
        </w:numPr>
        <w:pBdr>
          <w:top w:val="nil"/>
          <w:left w:val="nil"/>
          <w:bottom w:val="nil"/>
          <w:right w:val="nil"/>
          <w:between w:val="nil"/>
        </w:pBdr>
        <w:spacing w:after="0" w:line="240" w:lineRule="auto"/>
        <w:ind w:left="127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There are 900 residences and office suites in the pyramid-shaped skyscraper.</w:t>
      </w:r>
    </w:p>
    <w:p w14:paraId="3CB2F06E"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lastRenderedPageBreak/>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exam for 5</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unit; “Natural disaster” </w:t>
      </w:r>
    </w:p>
    <w:p w14:paraId="37BE83A1"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A version</w:t>
      </w:r>
    </w:p>
    <w:p w14:paraId="22CC7EE6" w14:textId="77777777" w:rsidR="002D62BF" w:rsidRDefault="00000000">
      <w:pPr>
        <w:numPr>
          <w:ilvl w:val="0"/>
          <w:numId w:val="129"/>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natural disasters to their definitions. /4 points/</w:t>
      </w:r>
    </w:p>
    <w:p w14:paraId="1A2CF501" w14:textId="77777777" w:rsidR="002D62BF" w:rsidRDefault="00000000">
      <w:pPr>
        <w:numPr>
          <w:ilvl w:val="0"/>
          <w:numId w:val="12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tsunami</w:t>
      </w:r>
      <w:r>
        <w:rPr>
          <w:rFonts w:ascii="Times New Roman" w:eastAsia="Times New Roman" w:hAnsi="Times New Roman" w:cs="Times New Roman"/>
          <w:color w:val="000000"/>
          <w:sz w:val="28"/>
          <w:szCs w:val="28"/>
        </w:rPr>
        <w:tab/>
        <w:t>a. a violent wind that has a circular movement</w:t>
      </w:r>
    </w:p>
    <w:p w14:paraId="49BFEAB9" w14:textId="77777777" w:rsidR="002D62BF" w:rsidRDefault="00000000">
      <w:pPr>
        <w:numPr>
          <w:ilvl w:val="0"/>
          <w:numId w:val="12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hurricane</w:t>
      </w:r>
      <w:r>
        <w:rPr>
          <w:rFonts w:ascii="Times New Roman" w:eastAsia="Times New Roman" w:hAnsi="Times New Roman" w:cs="Times New Roman"/>
          <w:color w:val="000000"/>
          <w:sz w:val="28"/>
          <w:szCs w:val="28"/>
        </w:rPr>
        <w:tab/>
        <w:t>b. a mass of rock and earth moving suddenly and quickly down a steep slope</w:t>
      </w:r>
    </w:p>
    <w:p w14:paraId="629CA05C" w14:textId="77777777" w:rsidR="002D62BF" w:rsidRDefault="00000000">
      <w:pPr>
        <w:numPr>
          <w:ilvl w:val="0"/>
          <w:numId w:val="12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flood</w:t>
      </w:r>
      <w:r>
        <w:rPr>
          <w:rFonts w:ascii="Times New Roman" w:eastAsia="Times New Roman" w:hAnsi="Times New Roman" w:cs="Times New Roman"/>
          <w:color w:val="000000"/>
          <w:sz w:val="28"/>
          <w:szCs w:val="28"/>
        </w:rPr>
        <w:tab/>
        <w:t>c. a large wave caused by a violent movement of the earth under the sea</w:t>
      </w:r>
    </w:p>
    <w:p w14:paraId="2DC0CB81" w14:textId="77777777" w:rsidR="002D62BF" w:rsidRDefault="00000000">
      <w:pPr>
        <w:numPr>
          <w:ilvl w:val="0"/>
          <w:numId w:val="12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landslide </w:t>
      </w:r>
      <w:r>
        <w:rPr>
          <w:rFonts w:ascii="Times New Roman" w:eastAsia="Times New Roman" w:hAnsi="Times New Roman" w:cs="Times New Roman"/>
          <w:color w:val="000000"/>
          <w:sz w:val="28"/>
          <w:szCs w:val="28"/>
        </w:rPr>
        <w:tab/>
        <w:t>d. an overflow of rain water</w:t>
      </w:r>
    </w:p>
    <w:p w14:paraId="584BE4C9" w14:textId="77777777" w:rsidR="002D62BF" w:rsidRDefault="00000000">
      <w:pPr>
        <w:numPr>
          <w:ilvl w:val="0"/>
          <w:numId w:val="129"/>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Complete the sentences using the given words in italics /4 points/</w:t>
      </w:r>
    </w:p>
    <w:p w14:paraId="7294D373" w14:textId="77777777" w:rsidR="002D62BF" w:rsidRDefault="00000000">
      <w:pPr>
        <w:pBdr>
          <w:top w:val="nil"/>
          <w:left w:val="nil"/>
          <w:bottom w:val="nil"/>
          <w:right w:val="nil"/>
          <w:between w:val="nil"/>
        </w:pBdr>
        <w:spacing w:after="0"/>
        <w:ind w:left="1440"/>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 xml:space="preserve">black </w:t>
      </w:r>
      <w:proofErr w:type="spellStart"/>
      <w:proofErr w:type="gramStart"/>
      <w:r>
        <w:rPr>
          <w:rFonts w:ascii="Times New Roman" w:eastAsia="Times New Roman" w:hAnsi="Times New Roman" w:cs="Times New Roman"/>
          <w:i/>
          <w:color w:val="000000"/>
          <w:sz w:val="28"/>
          <w:szCs w:val="28"/>
        </w:rPr>
        <w:t>dzud</w:t>
      </w:r>
      <w:proofErr w:type="spellEnd"/>
      <w:r>
        <w:rPr>
          <w:rFonts w:ascii="Times New Roman" w:eastAsia="Times New Roman" w:hAnsi="Times New Roman" w:cs="Times New Roman"/>
          <w:i/>
          <w:color w:val="000000"/>
          <w:sz w:val="28"/>
          <w:szCs w:val="28"/>
        </w:rPr>
        <w:t xml:space="preserve">,   </w:t>
      </w:r>
      <w:proofErr w:type="gramEnd"/>
      <w:r>
        <w:rPr>
          <w:rFonts w:ascii="Times New Roman" w:eastAsia="Times New Roman" w:hAnsi="Times New Roman" w:cs="Times New Roman"/>
          <w:i/>
          <w:color w:val="000000"/>
          <w:sz w:val="28"/>
          <w:szCs w:val="28"/>
        </w:rPr>
        <w:t xml:space="preserve">        iron </w:t>
      </w:r>
      <w:proofErr w:type="spellStart"/>
      <w:proofErr w:type="gramStart"/>
      <w:r>
        <w:rPr>
          <w:rFonts w:ascii="Times New Roman" w:eastAsia="Times New Roman" w:hAnsi="Times New Roman" w:cs="Times New Roman"/>
          <w:i/>
          <w:color w:val="000000"/>
          <w:sz w:val="28"/>
          <w:szCs w:val="28"/>
        </w:rPr>
        <w:t>dzud</w:t>
      </w:r>
      <w:proofErr w:type="spellEnd"/>
      <w:r>
        <w:rPr>
          <w:rFonts w:ascii="Times New Roman" w:eastAsia="Times New Roman" w:hAnsi="Times New Roman" w:cs="Times New Roman"/>
          <w:i/>
          <w:color w:val="000000"/>
          <w:sz w:val="28"/>
          <w:szCs w:val="28"/>
        </w:rPr>
        <w:t xml:space="preserve">,   </w:t>
      </w:r>
      <w:proofErr w:type="gramEnd"/>
      <w:r>
        <w:rPr>
          <w:rFonts w:ascii="Times New Roman" w:eastAsia="Times New Roman" w:hAnsi="Times New Roman" w:cs="Times New Roman"/>
          <w:i/>
          <w:color w:val="000000"/>
          <w:sz w:val="28"/>
          <w:szCs w:val="28"/>
        </w:rPr>
        <w:t xml:space="preserve">          </w:t>
      </w:r>
      <w:proofErr w:type="gramStart"/>
      <w:r>
        <w:rPr>
          <w:rFonts w:ascii="Times New Roman" w:eastAsia="Times New Roman" w:hAnsi="Times New Roman" w:cs="Times New Roman"/>
          <w:i/>
          <w:color w:val="000000"/>
          <w:sz w:val="28"/>
          <w:szCs w:val="28"/>
        </w:rPr>
        <w:t xml:space="preserve">avalanche,   </w:t>
      </w:r>
      <w:proofErr w:type="gramEnd"/>
      <w:r>
        <w:rPr>
          <w:rFonts w:ascii="Times New Roman" w:eastAsia="Times New Roman" w:hAnsi="Times New Roman" w:cs="Times New Roman"/>
          <w:i/>
          <w:color w:val="000000"/>
          <w:sz w:val="28"/>
          <w:szCs w:val="28"/>
        </w:rPr>
        <w:t xml:space="preserve">                earthquake</w:t>
      </w:r>
    </w:p>
    <w:p w14:paraId="5280DA36" w14:textId="77777777" w:rsidR="002D62BF" w:rsidRDefault="00000000">
      <w:pPr>
        <w:numPr>
          <w:ilvl w:val="0"/>
          <w:numId w:val="3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We will take several hours to dig people out of the snow from the ………</w:t>
      </w:r>
    </w:p>
    <w:p w14:paraId="34403823" w14:textId="77777777" w:rsidR="002D62BF" w:rsidRDefault="00000000">
      <w:pPr>
        <w:numPr>
          <w:ilvl w:val="0"/>
          <w:numId w:val="3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Several layers of ice are often formed over the snow and it is called </w:t>
      </w:r>
    </w:p>
    <w:p w14:paraId="1EB66D7C" w14:textId="77777777" w:rsidR="002D62BF" w:rsidRDefault="00000000">
      <w:pPr>
        <w:numPr>
          <w:ilvl w:val="0"/>
          <w:numId w:val="3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This village will completely </w:t>
      </w:r>
      <w:proofErr w:type="gramStart"/>
      <w:r>
        <w:rPr>
          <w:rFonts w:ascii="Times New Roman" w:eastAsia="Times New Roman" w:hAnsi="Times New Roman" w:cs="Times New Roman"/>
          <w:color w:val="000000"/>
          <w:sz w:val="28"/>
          <w:szCs w:val="28"/>
        </w:rPr>
        <w:t>destroyed</w:t>
      </w:r>
      <w:proofErr w:type="gramEnd"/>
      <w:r>
        <w:rPr>
          <w:rFonts w:ascii="Times New Roman" w:eastAsia="Times New Roman" w:hAnsi="Times New Roman" w:cs="Times New Roman"/>
          <w:color w:val="000000"/>
          <w:sz w:val="28"/>
          <w:szCs w:val="28"/>
        </w:rPr>
        <w:t xml:space="preserve"> by a great ……… last year</w:t>
      </w:r>
    </w:p>
    <w:p w14:paraId="5792EE8F" w14:textId="77777777" w:rsidR="002D62BF" w:rsidRDefault="00000000">
      <w:pPr>
        <w:numPr>
          <w:ilvl w:val="0"/>
          <w:numId w:val="3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No snow falls and extreme low temperature in years causes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w:t>
      </w:r>
    </w:p>
    <w:p w14:paraId="3AD6CCD9" w14:textId="77777777" w:rsidR="002D62BF" w:rsidRDefault="00000000">
      <w:pPr>
        <w:numPr>
          <w:ilvl w:val="0"/>
          <w:numId w:val="129"/>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Read the sentences and underline an appropriate modal verb /5 </w:t>
      </w:r>
      <w:proofErr w:type="gramStart"/>
      <w:r>
        <w:rPr>
          <w:rFonts w:ascii="Times New Roman" w:eastAsia="Times New Roman" w:hAnsi="Times New Roman" w:cs="Times New Roman"/>
          <w:b/>
          <w:color w:val="000000"/>
          <w:sz w:val="28"/>
          <w:szCs w:val="28"/>
        </w:rPr>
        <w:t>points</w:t>
      </w:r>
      <w:proofErr w:type="gramEnd"/>
      <w:r>
        <w:rPr>
          <w:rFonts w:ascii="Times New Roman" w:eastAsia="Times New Roman" w:hAnsi="Times New Roman" w:cs="Times New Roman"/>
          <w:b/>
          <w:color w:val="000000"/>
          <w:sz w:val="28"/>
          <w:szCs w:val="28"/>
        </w:rPr>
        <w:t>/</w:t>
      </w:r>
    </w:p>
    <w:p w14:paraId="5D7D860F" w14:textId="77777777" w:rsidR="002D62BF" w:rsidRDefault="00000000">
      <w:pPr>
        <w:numPr>
          <w:ilvl w:val="0"/>
          <w:numId w:val="15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mountains are popular because people can / must ski and climb there. </w:t>
      </w:r>
    </w:p>
    <w:p w14:paraId="338CD680" w14:textId="77777777" w:rsidR="002D62BF" w:rsidRDefault="00000000">
      <w:pPr>
        <w:numPr>
          <w:ilvl w:val="0"/>
          <w:numId w:val="15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You have to / mustn’t do mountain sports alone. </w:t>
      </w:r>
    </w:p>
    <w:p w14:paraId="3D0DB94D" w14:textId="77777777" w:rsidR="002D62BF" w:rsidRDefault="00000000">
      <w:pPr>
        <w:numPr>
          <w:ilvl w:val="0"/>
          <w:numId w:val="15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We mustn’t / don’t have to worry about avalanches if there’s no snow. </w:t>
      </w:r>
    </w:p>
    <w:p w14:paraId="528A9FC7" w14:textId="77777777" w:rsidR="002D62BF" w:rsidRDefault="00000000">
      <w:pPr>
        <w:numPr>
          <w:ilvl w:val="0"/>
          <w:numId w:val="155"/>
        </w:numPr>
        <w:pBdr>
          <w:top w:val="nil"/>
          <w:left w:val="nil"/>
          <w:bottom w:val="nil"/>
          <w:right w:val="nil"/>
          <w:between w:val="nil"/>
        </w:pBdr>
        <w:spacing w:after="0"/>
        <w:rPr>
          <w:rFonts w:ascii="Times New Roman" w:eastAsia="Times New Roman" w:hAnsi="Times New Roman" w:cs="Times New Roman"/>
          <w:color w:val="000000"/>
          <w:sz w:val="28"/>
          <w:szCs w:val="28"/>
          <w:shd w:val="clear" w:color="auto" w:fill="F8F8F8"/>
        </w:rPr>
      </w:pPr>
      <w:r>
        <w:rPr>
          <w:rFonts w:ascii="Times New Roman" w:eastAsia="Times New Roman" w:hAnsi="Times New Roman" w:cs="Times New Roman"/>
          <w:color w:val="000000"/>
          <w:sz w:val="28"/>
          <w:szCs w:val="28"/>
          <w:shd w:val="clear" w:color="auto" w:fill="F8F8F8"/>
        </w:rPr>
        <w:t xml:space="preserve">We are </w:t>
      </w:r>
      <w:r>
        <w:rPr>
          <w:rFonts w:ascii="Times New Roman" w:eastAsia="Times New Roman" w:hAnsi="Times New Roman" w:cs="Times New Roman"/>
          <w:color w:val="000000"/>
          <w:sz w:val="28"/>
          <w:szCs w:val="28"/>
        </w:rPr>
        <w:t xml:space="preserve">allowed to/ supposed to </w:t>
      </w:r>
      <w:r>
        <w:rPr>
          <w:rFonts w:ascii="Times New Roman" w:eastAsia="Times New Roman" w:hAnsi="Times New Roman" w:cs="Times New Roman"/>
          <w:color w:val="000000"/>
          <w:sz w:val="28"/>
          <w:szCs w:val="28"/>
          <w:shd w:val="clear" w:color="auto" w:fill="F8F8F8"/>
        </w:rPr>
        <w:t>smoke in this restaurant.</w:t>
      </w:r>
    </w:p>
    <w:p w14:paraId="2B208935" w14:textId="77777777" w:rsidR="002D62BF" w:rsidRDefault="00000000">
      <w:pPr>
        <w:numPr>
          <w:ilvl w:val="0"/>
          <w:numId w:val="155"/>
        </w:numPr>
        <w:pBdr>
          <w:top w:val="nil"/>
          <w:left w:val="nil"/>
          <w:bottom w:val="nil"/>
          <w:right w:val="nil"/>
          <w:between w:val="nil"/>
        </w:pBdr>
        <w:rPr>
          <w:rFonts w:ascii="Times New Roman" w:eastAsia="Times New Roman" w:hAnsi="Times New Roman" w:cs="Times New Roman"/>
          <w:color w:val="000000"/>
          <w:sz w:val="28"/>
          <w:szCs w:val="28"/>
          <w:shd w:val="clear" w:color="auto" w:fill="F8F8F8"/>
        </w:rPr>
      </w:pPr>
      <w:r>
        <w:rPr>
          <w:rFonts w:ascii="Times New Roman" w:eastAsia="Times New Roman" w:hAnsi="Times New Roman" w:cs="Times New Roman"/>
          <w:color w:val="000000"/>
          <w:sz w:val="28"/>
          <w:szCs w:val="28"/>
        </w:rPr>
        <w:t>Her dogs aren’t allowed to/ supposed to</w:t>
      </w:r>
      <w:r>
        <w:rPr>
          <w:rFonts w:ascii="Times New Roman" w:eastAsia="Times New Roman" w:hAnsi="Times New Roman" w:cs="Times New Roman"/>
          <w:color w:val="000000"/>
          <w:sz w:val="28"/>
          <w:szCs w:val="28"/>
          <w:shd w:val="clear" w:color="auto" w:fill="F8F8F8"/>
        </w:rPr>
        <w:t xml:space="preserve"> sleep on the bed.</w:t>
      </w:r>
    </w:p>
    <w:p w14:paraId="1A3C9005" w14:textId="77777777" w:rsidR="002D62BF" w:rsidRDefault="00000000">
      <w:pPr>
        <w:numPr>
          <w:ilvl w:val="0"/>
          <w:numId w:val="129"/>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Use the present perfect tense to fill in the blanks /5 points/</w:t>
      </w:r>
    </w:p>
    <w:p w14:paraId="206DDA86" w14:textId="77777777" w:rsidR="002D62BF" w:rsidRDefault="00000000">
      <w:pPr>
        <w:numPr>
          <w:ilvl w:val="0"/>
          <w:numId w:val="131"/>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What ……………………………………… (she / learn) since last Christmas?</w:t>
      </w:r>
    </w:p>
    <w:p w14:paraId="3164FDD4" w14:textId="77777777" w:rsidR="002D62BF" w:rsidRDefault="00000000">
      <w:pPr>
        <w:numPr>
          <w:ilvl w:val="0"/>
          <w:numId w:val="131"/>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How many friends……………………….</w:t>
      </w:r>
      <w:r>
        <w:rPr>
          <w:rFonts w:ascii="Times New Roman" w:eastAsia="Times New Roman" w:hAnsi="Times New Roman" w:cs="Times New Roman"/>
          <w:color w:val="000000"/>
          <w:sz w:val="28"/>
          <w:szCs w:val="28"/>
        </w:rPr>
        <w:tab/>
        <w:t>(you / make)?</w:t>
      </w:r>
    </w:p>
    <w:p w14:paraId="0A6A7BDF" w14:textId="77777777" w:rsidR="002D62BF" w:rsidRDefault="00000000">
      <w:pPr>
        <w:numPr>
          <w:ilvl w:val="0"/>
          <w:numId w:val="131"/>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I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(just / have) lunch.</w:t>
      </w:r>
    </w:p>
    <w:p w14:paraId="321EC2EC" w14:textId="77777777" w:rsidR="002D62BF" w:rsidRDefault="00000000">
      <w:pPr>
        <w:widowControl w:val="0"/>
        <w:numPr>
          <w:ilvl w:val="0"/>
          <w:numId w:val="131"/>
        </w:numPr>
        <w:pBdr>
          <w:top w:val="nil"/>
          <w:left w:val="nil"/>
          <w:bottom w:val="nil"/>
          <w:right w:val="nil"/>
          <w:between w:val="nil"/>
        </w:pBdr>
        <w:tabs>
          <w:tab w:val="left" w:pos="1179"/>
          <w:tab w:val="left" w:pos="6391"/>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How many games……………………</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the team / win) so far this season?</w:t>
      </w:r>
    </w:p>
    <w:p w14:paraId="6128B851" w14:textId="77777777" w:rsidR="002D62BF" w:rsidRDefault="00000000">
      <w:pPr>
        <w:widowControl w:val="0"/>
        <w:numPr>
          <w:ilvl w:val="0"/>
          <w:numId w:val="131"/>
        </w:numPr>
        <w:pBdr>
          <w:top w:val="nil"/>
          <w:left w:val="nil"/>
          <w:bottom w:val="nil"/>
          <w:right w:val="nil"/>
          <w:between w:val="nil"/>
        </w:pBdr>
        <w:tabs>
          <w:tab w:val="left" w:pos="1179"/>
          <w:tab w:val="left" w:pos="7257"/>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Your car looks very clean.</w:t>
      </w:r>
      <w:r>
        <w:rPr>
          <w:rFonts w:ascii="Times New Roman" w:eastAsia="Times New Roman" w:hAnsi="Times New Roman" w:cs="Times New Roman"/>
          <w:color w:val="000000"/>
          <w:sz w:val="28"/>
          <w:szCs w:val="28"/>
        </w:rPr>
        <w:tab/>
        <w:t>(you / wash) it?</w:t>
      </w:r>
    </w:p>
    <w:p w14:paraId="7233DA6F" w14:textId="77777777" w:rsidR="002D62BF" w:rsidRDefault="00000000">
      <w:pPr>
        <w:widowControl w:val="0"/>
        <w:numPr>
          <w:ilvl w:val="0"/>
          <w:numId w:val="129"/>
        </w:numPr>
        <w:pBdr>
          <w:top w:val="nil"/>
          <w:left w:val="nil"/>
          <w:bottom w:val="nil"/>
          <w:right w:val="nil"/>
          <w:between w:val="nil"/>
        </w:pBdr>
        <w:tabs>
          <w:tab w:val="left" w:pos="1179"/>
          <w:tab w:val="left" w:pos="7257"/>
        </w:tabs>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Rewrite the sentences in passive form /5 points/</w:t>
      </w:r>
    </w:p>
    <w:p w14:paraId="4A4FBA74" w14:textId="77777777" w:rsidR="002D62BF" w:rsidRDefault="00000000">
      <w:pPr>
        <w:numPr>
          <w:ilvl w:val="0"/>
          <w:numId w:val="132"/>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Someone has already paid the electrician for his work.</w:t>
      </w:r>
    </w:p>
    <w:p w14:paraId="6FB0BDCB" w14:textId="77777777" w:rsidR="002D62BF" w:rsidRDefault="00000000">
      <w:pPr>
        <w:numPr>
          <w:ilvl w:val="0"/>
          <w:numId w:val="132"/>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author has written a special edition for children.</w:t>
      </w:r>
    </w:p>
    <w:p w14:paraId="6A6E03CA" w14:textId="77777777" w:rsidR="002D62BF" w:rsidRDefault="00000000">
      <w:pPr>
        <w:numPr>
          <w:ilvl w:val="0"/>
          <w:numId w:val="132"/>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burglars </w:t>
      </w:r>
      <w:proofErr w:type="gramStart"/>
      <w:r>
        <w:rPr>
          <w:rFonts w:ascii="Times New Roman" w:eastAsia="Times New Roman" w:hAnsi="Times New Roman" w:cs="Times New Roman"/>
          <w:color w:val="000000"/>
          <w:sz w:val="28"/>
          <w:szCs w:val="28"/>
        </w:rPr>
        <w:t>has</w:t>
      </w:r>
      <w:proofErr w:type="gramEnd"/>
      <w:r>
        <w:rPr>
          <w:rFonts w:ascii="Times New Roman" w:eastAsia="Times New Roman" w:hAnsi="Times New Roman" w:cs="Times New Roman"/>
          <w:color w:val="000000"/>
          <w:sz w:val="28"/>
          <w:szCs w:val="28"/>
        </w:rPr>
        <w:t xml:space="preserve"> cut a huge hole in the steel door.</w:t>
      </w:r>
    </w:p>
    <w:p w14:paraId="19943DB8" w14:textId="77777777" w:rsidR="002D62BF" w:rsidRDefault="00000000">
      <w:pPr>
        <w:numPr>
          <w:ilvl w:val="0"/>
          <w:numId w:val="132"/>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boys have damaged the television </w:t>
      </w:r>
    </w:p>
    <w:p w14:paraId="67106D72" w14:textId="77777777" w:rsidR="002D62BF" w:rsidRDefault="00000000">
      <w:pPr>
        <w:numPr>
          <w:ilvl w:val="0"/>
          <w:numId w:val="132"/>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They have taken his aunt to hospital </w:t>
      </w:r>
    </w:p>
    <w:p w14:paraId="7C4391B1" w14:textId="77777777" w:rsidR="002D62BF" w:rsidRDefault="00000000">
      <w:pPr>
        <w:numPr>
          <w:ilvl w:val="0"/>
          <w:numId w:val="129"/>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Translate the sentences below /2 points/ </w:t>
      </w:r>
    </w:p>
    <w:p w14:paraId="473926FD" w14:textId="77777777" w:rsidR="002D62BF" w:rsidRDefault="00000000">
      <w:pPr>
        <w:numPr>
          <w:ilvl w:val="0"/>
          <w:numId w:val="147"/>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There are 7 million people in the world suffering from famine </w:t>
      </w:r>
    </w:p>
    <w:p w14:paraId="7699A321" w14:textId="77777777" w:rsidR="002D62BF" w:rsidRDefault="00000000">
      <w:pPr>
        <w:numPr>
          <w:ilvl w:val="0"/>
          <w:numId w:val="147"/>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cattle can’t reach the grass because of heavy snow.</w:t>
      </w:r>
    </w:p>
    <w:p w14:paraId="7F14266A" w14:textId="77777777" w:rsidR="002D62BF" w:rsidRDefault="002D62BF">
      <w:pPr>
        <w:rPr>
          <w:rFonts w:ascii="Times New Roman" w:eastAsia="Times New Roman" w:hAnsi="Times New Roman" w:cs="Times New Roman"/>
          <w:b/>
          <w:sz w:val="32"/>
          <w:szCs w:val="32"/>
        </w:rPr>
      </w:pPr>
    </w:p>
    <w:p w14:paraId="4312B368" w14:textId="77777777" w:rsidR="002D62BF"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Total 25 points </w:t>
      </w:r>
      <w:proofErr w:type="gramStart"/>
      <w:r>
        <w:rPr>
          <w:rFonts w:ascii="Times New Roman" w:eastAsia="Times New Roman" w:hAnsi="Times New Roman" w:cs="Times New Roman"/>
          <w:b/>
          <w:sz w:val="32"/>
          <w:szCs w:val="32"/>
        </w:rPr>
        <w:t>Good</w:t>
      </w:r>
      <w:proofErr w:type="gramEnd"/>
      <w:r>
        <w:rPr>
          <w:rFonts w:ascii="Times New Roman" w:eastAsia="Times New Roman" w:hAnsi="Times New Roman" w:cs="Times New Roman"/>
          <w:b/>
          <w:sz w:val="32"/>
          <w:szCs w:val="32"/>
        </w:rPr>
        <w:t xml:space="preserve"> luck</w:t>
      </w:r>
    </w:p>
    <w:p w14:paraId="3F798335"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lastRenderedPageBreak/>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exam for 5</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unit; “Natural disaster”</w:t>
      </w:r>
    </w:p>
    <w:p w14:paraId="33AB6DB5"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B version</w:t>
      </w:r>
    </w:p>
    <w:p w14:paraId="529C9058" w14:textId="77777777" w:rsidR="002D62BF" w:rsidRDefault="00000000">
      <w:pPr>
        <w:numPr>
          <w:ilvl w:val="0"/>
          <w:numId w:val="12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natural disasters to their definitions. /4 points/</w:t>
      </w:r>
    </w:p>
    <w:p w14:paraId="5B5A66C5" w14:textId="77777777" w:rsidR="002D62BF" w:rsidRDefault="00000000">
      <w:pPr>
        <w:numPr>
          <w:ilvl w:val="0"/>
          <w:numId w:val="126"/>
        </w:numPr>
        <w:pBdr>
          <w:top w:val="nil"/>
          <w:left w:val="nil"/>
          <w:bottom w:val="nil"/>
          <w:right w:val="nil"/>
          <w:between w:val="nil"/>
        </w:pBdr>
        <w:spacing w:after="0"/>
        <w:ind w:left="567" w:hanging="28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drought</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a. a sudden violent movement of the earth’s surface</w:t>
      </w:r>
    </w:p>
    <w:p w14:paraId="36257580" w14:textId="77777777" w:rsidR="002D62BF" w:rsidRDefault="00000000">
      <w:pPr>
        <w:numPr>
          <w:ilvl w:val="0"/>
          <w:numId w:val="126"/>
        </w:numPr>
        <w:pBdr>
          <w:top w:val="nil"/>
          <w:left w:val="nil"/>
          <w:bottom w:val="nil"/>
          <w:right w:val="nil"/>
          <w:between w:val="nil"/>
        </w:pBdr>
        <w:spacing w:after="0"/>
        <w:ind w:left="567" w:hanging="28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An avalanche</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b. a long period when there is little or no rain</w:t>
      </w:r>
    </w:p>
    <w:p w14:paraId="5619727C" w14:textId="77777777" w:rsidR="002D62BF" w:rsidRDefault="00000000">
      <w:pPr>
        <w:numPr>
          <w:ilvl w:val="0"/>
          <w:numId w:val="126"/>
        </w:numPr>
        <w:pBdr>
          <w:top w:val="nil"/>
          <w:left w:val="nil"/>
          <w:bottom w:val="nil"/>
          <w:right w:val="nil"/>
          <w:between w:val="nil"/>
        </w:pBdr>
        <w:spacing w:after="0"/>
        <w:ind w:left="567" w:hanging="28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An earthquake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c. a severe snow storm with strong winds</w:t>
      </w:r>
    </w:p>
    <w:p w14:paraId="2949E7B9" w14:textId="77777777" w:rsidR="002D62BF" w:rsidRDefault="00000000">
      <w:pPr>
        <w:numPr>
          <w:ilvl w:val="0"/>
          <w:numId w:val="126"/>
        </w:numPr>
        <w:pBdr>
          <w:top w:val="nil"/>
          <w:left w:val="nil"/>
          <w:bottom w:val="nil"/>
          <w:right w:val="nil"/>
          <w:between w:val="nil"/>
        </w:pBdr>
        <w:spacing w:after="0"/>
        <w:ind w:left="567" w:hanging="28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blizzard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d. dangerous slide of snow down a mountain</w:t>
      </w:r>
      <w:r>
        <w:rPr>
          <w:rFonts w:ascii="Times New Roman" w:eastAsia="Times New Roman" w:hAnsi="Times New Roman" w:cs="Times New Roman"/>
          <w:color w:val="000000"/>
          <w:sz w:val="28"/>
          <w:szCs w:val="28"/>
        </w:rPr>
        <w:tab/>
      </w:r>
    </w:p>
    <w:p w14:paraId="134B7489" w14:textId="77777777" w:rsidR="002D62BF" w:rsidRDefault="00000000">
      <w:pPr>
        <w:numPr>
          <w:ilvl w:val="0"/>
          <w:numId w:val="12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Complete the sentences using the given words in italics /4 points/</w:t>
      </w:r>
    </w:p>
    <w:p w14:paraId="50C25474" w14:textId="77777777" w:rsidR="002D62BF" w:rsidRDefault="00000000">
      <w:pPr>
        <w:jc w:val="center"/>
        <w:rPr>
          <w:rFonts w:ascii="Times New Roman" w:eastAsia="Times New Roman" w:hAnsi="Times New Roman" w:cs="Times New Roman"/>
          <w:i/>
          <w:sz w:val="32"/>
          <w:szCs w:val="32"/>
        </w:rPr>
      </w:pPr>
      <w:r>
        <w:rPr>
          <w:rFonts w:ascii="Times New Roman" w:eastAsia="Times New Roman" w:hAnsi="Times New Roman" w:cs="Times New Roman"/>
          <w:i/>
          <w:sz w:val="32"/>
          <w:szCs w:val="32"/>
        </w:rPr>
        <w:t xml:space="preserve">white </w:t>
      </w:r>
      <w:proofErr w:type="spellStart"/>
      <w:proofErr w:type="gramStart"/>
      <w:r>
        <w:rPr>
          <w:rFonts w:ascii="Times New Roman" w:eastAsia="Times New Roman" w:hAnsi="Times New Roman" w:cs="Times New Roman"/>
          <w:i/>
          <w:sz w:val="32"/>
          <w:szCs w:val="32"/>
        </w:rPr>
        <w:t>dzud</w:t>
      </w:r>
      <w:proofErr w:type="spellEnd"/>
      <w:r>
        <w:rPr>
          <w:rFonts w:ascii="Times New Roman" w:eastAsia="Times New Roman" w:hAnsi="Times New Roman" w:cs="Times New Roman"/>
          <w:i/>
          <w:sz w:val="32"/>
          <w:szCs w:val="32"/>
        </w:rPr>
        <w:t xml:space="preserve">,   </w:t>
      </w:r>
      <w:proofErr w:type="gramEnd"/>
      <w:r>
        <w:rPr>
          <w:rFonts w:ascii="Times New Roman" w:eastAsia="Times New Roman" w:hAnsi="Times New Roman" w:cs="Times New Roman"/>
          <w:i/>
          <w:sz w:val="32"/>
          <w:szCs w:val="32"/>
        </w:rPr>
        <w:t xml:space="preserve">            stormy </w:t>
      </w:r>
      <w:proofErr w:type="spellStart"/>
      <w:proofErr w:type="gramStart"/>
      <w:r>
        <w:rPr>
          <w:rFonts w:ascii="Times New Roman" w:eastAsia="Times New Roman" w:hAnsi="Times New Roman" w:cs="Times New Roman"/>
          <w:i/>
          <w:sz w:val="32"/>
          <w:szCs w:val="32"/>
        </w:rPr>
        <w:t>dzud</w:t>
      </w:r>
      <w:proofErr w:type="spellEnd"/>
      <w:r>
        <w:rPr>
          <w:rFonts w:ascii="Times New Roman" w:eastAsia="Times New Roman" w:hAnsi="Times New Roman" w:cs="Times New Roman"/>
          <w:i/>
          <w:sz w:val="32"/>
          <w:szCs w:val="32"/>
        </w:rPr>
        <w:t xml:space="preserve">,   </w:t>
      </w:r>
      <w:proofErr w:type="gramEnd"/>
      <w:r>
        <w:rPr>
          <w:rFonts w:ascii="Times New Roman" w:eastAsia="Times New Roman" w:hAnsi="Times New Roman" w:cs="Times New Roman"/>
          <w:i/>
          <w:sz w:val="32"/>
          <w:szCs w:val="32"/>
        </w:rPr>
        <w:t xml:space="preserve">             </w:t>
      </w:r>
      <w:proofErr w:type="gramStart"/>
      <w:r>
        <w:rPr>
          <w:rFonts w:ascii="Times New Roman" w:eastAsia="Times New Roman" w:hAnsi="Times New Roman" w:cs="Times New Roman"/>
          <w:i/>
          <w:sz w:val="32"/>
          <w:szCs w:val="32"/>
        </w:rPr>
        <w:t xml:space="preserve">flood,   </w:t>
      </w:r>
      <w:proofErr w:type="gramEnd"/>
      <w:r>
        <w:rPr>
          <w:rFonts w:ascii="Times New Roman" w:eastAsia="Times New Roman" w:hAnsi="Times New Roman" w:cs="Times New Roman"/>
          <w:i/>
          <w:sz w:val="32"/>
          <w:szCs w:val="32"/>
        </w:rPr>
        <w:t xml:space="preserve">            wildfire</w:t>
      </w:r>
    </w:p>
    <w:p w14:paraId="4A2ED82E" w14:textId="77777777" w:rsidR="002D62BF" w:rsidRDefault="00000000">
      <w:pPr>
        <w:numPr>
          <w:ilvl w:val="0"/>
          <w:numId w:val="130"/>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There was a lot of rain and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covered whole street.</w:t>
      </w:r>
    </w:p>
    <w:p w14:paraId="02284816" w14:textId="77777777" w:rsidR="002D62BF" w:rsidRDefault="00000000">
      <w:pPr>
        <w:numPr>
          <w:ilvl w:val="0"/>
          <w:numId w:val="130"/>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The sheep and goats went downwind during the ………………</w:t>
      </w:r>
    </w:p>
    <w:p w14:paraId="5E6232A1" w14:textId="77777777" w:rsidR="002D62BF" w:rsidRDefault="00000000">
      <w:pPr>
        <w:numPr>
          <w:ilvl w:val="0"/>
          <w:numId w:val="130"/>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The …………… spread through whole village burnt most of the forest.</w:t>
      </w:r>
    </w:p>
    <w:p w14:paraId="783D44FF" w14:textId="77777777" w:rsidR="002D62BF" w:rsidRDefault="00000000">
      <w:pPr>
        <w:numPr>
          <w:ilvl w:val="0"/>
          <w:numId w:val="130"/>
        </w:numPr>
        <w:pBdr>
          <w:top w:val="nil"/>
          <w:left w:val="nil"/>
          <w:bottom w:val="nil"/>
          <w:right w:val="nil"/>
          <w:between w:val="nil"/>
        </w:pBdr>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A heavy snowfall </w:t>
      </w:r>
      <w:proofErr w:type="gramStart"/>
      <w:r>
        <w:rPr>
          <w:rFonts w:ascii="Times New Roman" w:eastAsia="Times New Roman" w:hAnsi="Times New Roman" w:cs="Times New Roman"/>
          <w:color w:val="000000"/>
          <w:sz w:val="28"/>
          <w:szCs w:val="28"/>
        </w:rPr>
        <w:t>causes</w:t>
      </w:r>
      <w:proofErr w:type="gramEnd"/>
      <w:r>
        <w:rPr>
          <w:rFonts w:ascii="Times New Roman" w:eastAsia="Times New Roman" w:hAnsi="Times New Roman" w:cs="Times New Roman"/>
          <w:color w:val="000000"/>
          <w:sz w:val="28"/>
          <w:szCs w:val="28"/>
        </w:rPr>
        <w:t xml:space="preserve"> …………………. </w:t>
      </w:r>
    </w:p>
    <w:p w14:paraId="618CDACD" w14:textId="77777777" w:rsidR="002D62BF" w:rsidRDefault="00000000">
      <w:pPr>
        <w:numPr>
          <w:ilvl w:val="0"/>
          <w:numId w:val="12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Read the sentences and underline an appropriate modal verb /5 </w:t>
      </w:r>
      <w:proofErr w:type="gramStart"/>
      <w:r>
        <w:rPr>
          <w:rFonts w:ascii="Times New Roman" w:eastAsia="Times New Roman" w:hAnsi="Times New Roman" w:cs="Times New Roman"/>
          <w:b/>
          <w:color w:val="000000"/>
          <w:sz w:val="28"/>
          <w:szCs w:val="28"/>
        </w:rPr>
        <w:t>points</w:t>
      </w:r>
      <w:proofErr w:type="gramEnd"/>
      <w:r>
        <w:rPr>
          <w:rFonts w:ascii="Times New Roman" w:eastAsia="Times New Roman" w:hAnsi="Times New Roman" w:cs="Times New Roman"/>
          <w:b/>
          <w:color w:val="000000"/>
          <w:sz w:val="28"/>
          <w:szCs w:val="28"/>
        </w:rPr>
        <w:t>/</w:t>
      </w:r>
    </w:p>
    <w:p w14:paraId="73B2E786" w14:textId="77777777" w:rsidR="002D62BF" w:rsidRDefault="00000000">
      <w:pPr>
        <w:numPr>
          <w:ilvl w:val="0"/>
          <w:numId w:val="15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People must / shouldn’t go on the snow when there’s a danger of avalanches. </w:t>
      </w:r>
    </w:p>
    <w:p w14:paraId="316905F4" w14:textId="77777777" w:rsidR="002D62BF" w:rsidRDefault="00000000">
      <w:pPr>
        <w:numPr>
          <w:ilvl w:val="0"/>
          <w:numId w:val="15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If you are stuck in an avalanche, you don’t have to /mustn’t climb out. </w:t>
      </w:r>
    </w:p>
    <w:p w14:paraId="2516284D" w14:textId="77777777" w:rsidR="002D62BF" w:rsidRDefault="00000000">
      <w:pPr>
        <w:numPr>
          <w:ilvl w:val="0"/>
          <w:numId w:val="15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You have to / don’t have to wait for help. </w:t>
      </w:r>
    </w:p>
    <w:p w14:paraId="5E14D076" w14:textId="77777777" w:rsidR="002D62BF" w:rsidRDefault="00000000">
      <w:pPr>
        <w:numPr>
          <w:ilvl w:val="0"/>
          <w:numId w:val="15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You aren’t allowed to/ supposed to </w:t>
      </w:r>
      <w:r>
        <w:rPr>
          <w:rFonts w:ascii="Times New Roman" w:eastAsia="Times New Roman" w:hAnsi="Times New Roman" w:cs="Times New Roman"/>
          <w:color w:val="000000"/>
          <w:sz w:val="28"/>
          <w:szCs w:val="28"/>
          <w:shd w:val="clear" w:color="auto" w:fill="F8F8F8"/>
        </w:rPr>
        <w:t>smoke in your mother's room. She hates smoking</w:t>
      </w:r>
    </w:p>
    <w:p w14:paraId="5F8E2B70" w14:textId="77777777" w:rsidR="002D62BF" w:rsidRDefault="00000000">
      <w:pPr>
        <w:numPr>
          <w:ilvl w:val="0"/>
          <w:numId w:val="156"/>
        </w:numPr>
        <w:pBdr>
          <w:top w:val="nil"/>
          <w:left w:val="nil"/>
          <w:bottom w:val="nil"/>
          <w:right w:val="nil"/>
          <w:between w:val="nil"/>
        </w:pBdr>
        <w:rPr>
          <w:rFonts w:ascii="Times New Roman" w:eastAsia="Times New Roman" w:hAnsi="Times New Roman" w:cs="Times New Roman"/>
          <w:color w:val="000000"/>
          <w:sz w:val="28"/>
          <w:szCs w:val="28"/>
          <w:shd w:val="clear" w:color="auto" w:fill="F8F8F8"/>
        </w:rPr>
      </w:pPr>
      <w:r>
        <w:rPr>
          <w:rFonts w:ascii="Times New Roman" w:eastAsia="Times New Roman" w:hAnsi="Times New Roman" w:cs="Times New Roman"/>
          <w:color w:val="000000"/>
          <w:sz w:val="28"/>
          <w:szCs w:val="28"/>
        </w:rPr>
        <w:t>My son is allowed to/ supposed to</w:t>
      </w:r>
      <w:r>
        <w:rPr>
          <w:rFonts w:ascii="Times New Roman" w:eastAsia="Times New Roman" w:hAnsi="Times New Roman" w:cs="Times New Roman"/>
          <w:color w:val="000000"/>
          <w:sz w:val="28"/>
          <w:szCs w:val="28"/>
          <w:shd w:val="clear" w:color="auto" w:fill="F8F8F8"/>
        </w:rPr>
        <w:t xml:space="preserve"> wash his face before going to bed.</w:t>
      </w:r>
    </w:p>
    <w:p w14:paraId="6C254918" w14:textId="77777777" w:rsidR="002D62BF" w:rsidRDefault="00000000">
      <w:pPr>
        <w:numPr>
          <w:ilvl w:val="0"/>
          <w:numId w:val="12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Use the present perfect tense to fill in the blanks /5 points/</w:t>
      </w:r>
    </w:p>
    <w:p w14:paraId="6D71FCA7" w14:textId="77777777" w:rsidR="002D62BF" w:rsidRDefault="00000000">
      <w:pPr>
        <w:widowControl w:val="0"/>
        <w:numPr>
          <w:ilvl w:val="0"/>
          <w:numId w:val="133"/>
        </w:numPr>
        <w:pBdr>
          <w:top w:val="nil"/>
          <w:left w:val="nil"/>
          <w:bottom w:val="nil"/>
          <w:right w:val="nil"/>
          <w:between w:val="nil"/>
        </w:pBdr>
        <w:tabs>
          <w:tab w:val="left" w:pos="1179"/>
          <w:tab w:val="left" w:pos="6724"/>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How many letters…………………</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you / write) since the beginning of the month?</w:t>
      </w:r>
    </w:p>
    <w:p w14:paraId="48F671E7" w14:textId="77777777" w:rsidR="002D62BF" w:rsidRDefault="00000000">
      <w:pPr>
        <w:widowControl w:val="0"/>
        <w:numPr>
          <w:ilvl w:val="0"/>
          <w:numId w:val="133"/>
        </w:numPr>
        <w:pBdr>
          <w:top w:val="nil"/>
          <w:left w:val="nil"/>
          <w:bottom w:val="nil"/>
          <w:right w:val="nil"/>
          <w:between w:val="nil"/>
        </w:pBdr>
        <w:tabs>
          <w:tab w:val="left" w:pos="1179"/>
          <w:tab w:val="left" w:pos="8037"/>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 her whole lifetime, Mary</w:t>
      </w:r>
      <w:r>
        <w:rPr>
          <w:rFonts w:ascii="Times New Roman" w:eastAsia="Times New Roman" w:hAnsi="Times New Roman" w:cs="Times New Roman"/>
          <w:color w:val="000000"/>
          <w:sz w:val="28"/>
          <w:szCs w:val="28"/>
        </w:rPr>
        <w:tab/>
        <w:t>(never / see) snow.</w:t>
      </w:r>
    </w:p>
    <w:p w14:paraId="317C7FAA" w14:textId="77777777" w:rsidR="002D62BF" w:rsidRDefault="00000000">
      <w:pPr>
        <w:widowControl w:val="0"/>
        <w:numPr>
          <w:ilvl w:val="0"/>
          <w:numId w:val="133"/>
        </w:numPr>
        <w:pBdr>
          <w:top w:val="nil"/>
          <w:left w:val="nil"/>
          <w:bottom w:val="nil"/>
          <w:right w:val="nil"/>
          <w:between w:val="nil"/>
        </w:pBdr>
        <w:tabs>
          <w:tab w:val="left" w:pos="1179"/>
          <w:tab w:val="left" w:pos="8032"/>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don’t know where Ammy is</w:t>
      </w:r>
      <w:r>
        <w:rPr>
          <w:rFonts w:ascii="Times New Roman" w:eastAsia="Times New Roman" w:hAnsi="Times New Roman" w:cs="Times New Roman"/>
          <w:color w:val="000000"/>
          <w:sz w:val="28"/>
          <w:szCs w:val="28"/>
        </w:rPr>
        <w:tab/>
        <w:t>(you / see) her?</w:t>
      </w:r>
    </w:p>
    <w:p w14:paraId="103A60F2" w14:textId="77777777" w:rsidR="002D62BF" w:rsidRDefault="00000000">
      <w:pPr>
        <w:widowControl w:val="0"/>
        <w:numPr>
          <w:ilvl w:val="0"/>
          <w:numId w:val="133"/>
        </w:numPr>
        <w:pBdr>
          <w:top w:val="nil"/>
          <w:left w:val="nil"/>
          <w:bottom w:val="nil"/>
          <w:right w:val="nil"/>
          <w:between w:val="nil"/>
        </w:pBdr>
        <w:tabs>
          <w:tab w:val="left" w:pos="1179"/>
          <w:tab w:val="left" w:pos="8032"/>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Mr. Clark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(work) in a bank for 15 years.</w:t>
      </w:r>
    </w:p>
    <w:p w14:paraId="2AA5E2A1" w14:textId="77777777" w:rsidR="002D62BF" w:rsidRDefault="00000000">
      <w:pPr>
        <w:widowControl w:val="0"/>
        <w:numPr>
          <w:ilvl w:val="0"/>
          <w:numId w:val="133"/>
        </w:numPr>
        <w:pBdr>
          <w:top w:val="nil"/>
          <w:left w:val="nil"/>
          <w:bottom w:val="nil"/>
          <w:right w:val="nil"/>
          <w:between w:val="nil"/>
        </w:pBdr>
        <w:tabs>
          <w:tab w:val="left" w:pos="1179"/>
          <w:tab w:val="left" w:pos="8032"/>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telephone……………………………(ring) four times in the last hour</w:t>
      </w:r>
    </w:p>
    <w:p w14:paraId="38F4159A" w14:textId="77777777" w:rsidR="002D62BF" w:rsidRDefault="00000000">
      <w:pPr>
        <w:widowControl w:val="0"/>
        <w:numPr>
          <w:ilvl w:val="0"/>
          <w:numId w:val="127"/>
        </w:numPr>
        <w:pBdr>
          <w:top w:val="nil"/>
          <w:left w:val="nil"/>
          <w:bottom w:val="nil"/>
          <w:right w:val="nil"/>
          <w:between w:val="nil"/>
        </w:pBdr>
        <w:tabs>
          <w:tab w:val="left" w:pos="1179"/>
          <w:tab w:val="left" w:pos="7257"/>
        </w:tabs>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Rewrite the sentences in passive form /5 points/</w:t>
      </w:r>
    </w:p>
    <w:p w14:paraId="06ED89FE" w14:textId="77777777" w:rsidR="002D62BF" w:rsidRDefault="00000000">
      <w:pPr>
        <w:numPr>
          <w:ilvl w:val="0"/>
          <w:numId w:val="157"/>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famous designer has redecorated the hotel.</w:t>
      </w:r>
    </w:p>
    <w:p w14:paraId="61D38EF7" w14:textId="77777777" w:rsidR="002D62BF" w:rsidRDefault="00000000">
      <w:pPr>
        <w:numPr>
          <w:ilvl w:val="0"/>
          <w:numId w:val="157"/>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gardener has planted some trees.</w:t>
      </w:r>
    </w:p>
    <w:p w14:paraId="0C2094B1" w14:textId="77777777" w:rsidR="002D62BF" w:rsidRDefault="00000000">
      <w:pPr>
        <w:numPr>
          <w:ilvl w:val="0"/>
          <w:numId w:val="157"/>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Someone has broken the crystal vase.</w:t>
      </w:r>
    </w:p>
    <w:p w14:paraId="58F5008C" w14:textId="77777777" w:rsidR="002D62BF" w:rsidRDefault="00000000">
      <w:pPr>
        <w:numPr>
          <w:ilvl w:val="0"/>
          <w:numId w:val="157"/>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His parents have given him a new house </w:t>
      </w:r>
    </w:p>
    <w:p w14:paraId="4A22E82E" w14:textId="77777777" w:rsidR="002D62BF" w:rsidRDefault="00000000">
      <w:pPr>
        <w:widowControl w:val="0"/>
        <w:numPr>
          <w:ilvl w:val="0"/>
          <w:numId w:val="157"/>
        </w:numPr>
        <w:pBdr>
          <w:top w:val="nil"/>
          <w:left w:val="nil"/>
          <w:bottom w:val="nil"/>
          <w:right w:val="nil"/>
          <w:between w:val="nil"/>
        </w:pBdr>
        <w:tabs>
          <w:tab w:val="left" w:pos="1179"/>
          <w:tab w:val="left" w:pos="8032"/>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He has invited 30 people to his party</w:t>
      </w:r>
    </w:p>
    <w:p w14:paraId="38320713" w14:textId="77777777" w:rsidR="002D62BF" w:rsidRDefault="00000000">
      <w:pPr>
        <w:numPr>
          <w:ilvl w:val="0"/>
          <w:numId w:val="127"/>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Translate the sentences below /2 points/</w:t>
      </w:r>
    </w:p>
    <w:p w14:paraId="72463FFD" w14:textId="77777777" w:rsidR="002D62BF" w:rsidRDefault="00000000">
      <w:pPr>
        <w:numPr>
          <w:ilvl w:val="0"/>
          <w:numId w:val="148"/>
        </w:numPr>
        <w:pBdr>
          <w:top w:val="nil"/>
          <w:left w:val="nil"/>
          <w:bottom w:val="nil"/>
          <w:right w:val="nil"/>
          <w:between w:val="nil"/>
        </w:pBdr>
        <w:spacing w:after="0"/>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28"/>
          <w:szCs w:val="28"/>
        </w:rPr>
        <w:t>Have you ever faced an earthquake?</w:t>
      </w:r>
    </w:p>
    <w:p w14:paraId="0C11AFD2" w14:textId="77777777" w:rsidR="002D62BF" w:rsidRDefault="00000000">
      <w:pPr>
        <w:numPr>
          <w:ilvl w:val="0"/>
          <w:numId w:val="148"/>
        </w:numPr>
        <w:pBdr>
          <w:top w:val="nil"/>
          <w:left w:val="nil"/>
          <w:bottom w:val="nil"/>
          <w:right w:val="nil"/>
          <w:between w:val="nil"/>
        </w:pBdr>
        <w:spacing w:after="0"/>
        <w:rPr>
          <w:rFonts w:ascii="Times New Roman" w:eastAsia="Times New Roman" w:hAnsi="Times New Roman" w:cs="Times New Roman"/>
          <w:b/>
          <w:color w:val="000000"/>
          <w:sz w:val="32"/>
          <w:szCs w:val="32"/>
        </w:rPr>
      </w:pPr>
      <w:r>
        <w:rPr>
          <w:rFonts w:ascii="Times New Roman" w:eastAsia="Times New Roman" w:hAnsi="Times New Roman" w:cs="Times New Roman"/>
          <w:color w:val="000000"/>
          <w:sz w:val="28"/>
          <w:szCs w:val="28"/>
        </w:rPr>
        <w:t>Citizens are supposed to follow the safety rules during an avalanche</w:t>
      </w:r>
      <w:r>
        <w:rPr>
          <w:rFonts w:ascii="Times New Roman" w:eastAsia="Times New Roman" w:hAnsi="Times New Roman" w:cs="Times New Roman"/>
          <w:b/>
          <w:color w:val="000000"/>
          <w:sz w:val="28"/>
          <w:szCs w:val="28"/>
        </w:rPr>
        <w:br/>
      </w:r>
      <w:r>
        <w:rPr>
          <w:rFonts w:ascii="Times New Roman" w:eastAsia="Times New Roman" w:hAnsi="Times New Roman" w:cs="Times New Roman"/>
          <w:b/>
          <w:color w:val="000000"/>
          <w:sz w:val="32"/>
          <w:szCs w:val="32"/>
        </w:rPr>
        <w:t xml:space="preserve">                                             Total 25 points </w:t>
      </w:r>
      <w:proofErr w:type="gramStart"/>
      <w:r>
        <w:rPr>
          <w:rFonts w:ascii="Times New Roman" w:eastAsia="Times New Roman" w:hAnsi="Times New Roman" w:cs="Times New Roman"/>
          <w:b/>
          <w:color w:val="000000"/>
          <w:sz w:val="32"/>
          <w:szCs w:val="32"/>
        </w:rPr>
        <w:t>Good</w:t>
      </w:r>
      <w:proofErr w:type="gramEnd"/>
      <w:r>
        <w:rPr>
          <w:rFonts w:ascii="Times New Roman" w:eastAsia="Times New Roman" w:hAnsi="Times New Roman" w:cs="Times New Roman"/>
          <w:b/>
          <w:color w:val="000000"/>
          <w:sz w:val="32"/>
          <w:szCs w:val="32"/>
        </w:rPr>
        <w:t xml:space="preserve"> luck</w:t>
      </w:r>
    </w:p>
    <w:p w14:paraId="1D92B5C7" w14:textId="77777777" w:rsidR="002D62BF" w:rsidRDefault="002D62BF">
      <w:pPr>
        <w:pBdr>
          <w:top w:val="nil"/>
          <w:left w:val="nil"/>
          <w:bottom w:val="nil"/>
          <w:right w:val="nil"/>
          <w:between w:val="nil"/>
        </w:pBdr>
        <w:spacing w:after="0" w:line="240" w:lineRule="auto"/>
        <w:ind w:left="1080"/>
        <w:jc w:val="center"/>
        <w:rPr>
          <w:rFonts w:ascii="Times New Roman" w:eastAsia="Times New Roman" w:hAnsi="Times New Roman" w:cs="Times New Roman"/>
          <w:b/>
          <w:color w:val="0070C0"/>
          <w:sz w:val="28"/>
          <w:szCs w:val="28"/>
        </w:rPr>
      </w:pPr>
    </w:p>
    <w:p w14:paraId="20544665" w14:textId="77777777" w:rsidR="002D62BF" w:rsidRDefault="002D62BF">
      <w:pPr>
        <w:pBdr>
          <w:top w:val="nil"/>
          <w:left w:val="nil"/>
          <w:bottom w:val="nil"/>
          <w:right w:val="nil"/>
          <w:between w:val="nil"/>
        </w:pBdr>
        <w:spacing w:after="0" w:line="240" w:lineRule="auto"/>
        <w:ind w:left="1080"/>
        <w:jc w:val="center"/>
        <w:rPr>
          <w:rFonts w:ascii="Times New Roman" w:eastAsia="Times New Roman" w:hAnsi="Times New Roman" w:cs="Times New Roman"/>
          <w:b/>
          <w:color w:val="000000"/>
          <w:sz w:val="28"/>
          <w:szCs w:val="28"/>
        </w:rPr>
      </w:pPr>
    </w:p>
    <w:p w14:paraId="5C1D65E2" w14:textId="77777777" w:rsidR="002D62BF" w:rsidRDefault="00000000">
      <w:pPr>
        <w:pBdr>
          <w:top w:val="nil"/>
          <w:left w:val="nil"/>
          <w:bottom w:val="nil"/>
          <w:right w:val="nil"/>
          <w:between w:val="nil"/>
        </w:pBdr>
        <w:spacing w:after="0" w:line="240" w:lineRule="auto"/>
        <w:ind w:left="108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KEY to unit-5                            </w:t>
      </w:r>
    </w:p>
    <w:p w14:paraId="6EDA7D18" w14:textId="77777777" w:rsidR="002D62BF" w:rsidRDefault="00000000">
      <w:pPr>
        <w:pBdr>
          <w:top w:val="nil"/>
          <w:left w:val="nil"/>
          <w:bottom w:val="nil"/>
          <w:right w:val="nil"/>
          <w:between w:val="nil"/>
        </w:pBdr>
        <w:spacing w:after="0" w:line="240" w:lineRule="auto"/>
        <w:ind w:left="108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 version</w:t>
      </w:r>
    </w:p>
    <w:p w14:paraId="4EFDF46F" w14:textId="77777777" w:rsidR="002D62BF" w:rsidRDefault="00000000">
      <w:pPr>
        <w:numPr>
          <w:ilvl w:val="0"/>
          <w:numId w:val="91"/>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natural disasters to their definitions. /4 points/</w:t>
      </w:r>
    </w:p>
    <w:p w14:paraId="7F9723C2" w14:textId="77777777" w:rsidR="002D62BF" w:rsidRDefault="00000000">
      <w:pPr>
        <w:pBdr>
          <w:top w:val="nil"/>
          <w:left w:val="nil"/>
          <w:bottom w:val="nil"/>
          <w:right w:val="nil"/>
          <w:between w:val="nil"/>
        </w:pBdr>
        <w:spacing w:after="0" w:line="240" w:lineRule="auto"/>
        <w:ind w:left="121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1c, 2a, 3d, 4b</w:t>
      </w:r>
    </w:p>
    <w:p w14:paraId="6443B6B8" w14:textId="77777777" w:rsidR="002D62BF" w:rsidRDefault="00000000">
      <w:pPr>
        <w:numPr>
          <w:ilvl w:val="0"/>
          <w:numId w:val="91"/>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Complete the sentences using the given words in italics /4 points/</w:t>
      </w:r>
    </w:p>
    <w:p w14:paraId="14C5AAC1" w14:textId="77777777" w:rsidR="002D62BF" w:rsidRDefault="00000000">
      <w:pPr>
        <w:pBdr>
          <w:top w:val="nil"/>
          <w:left w:val="nil"/>
          <w:bottom w:val="nil"/>
          <w:right w:val="nil"/>
          <w:between w:val="nil"/>
        </w:pBdr>
        <w:spacing w:after="0" w:line="240" w:lineRule="auto"/>
        <w:ind w:left="1440"/>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 xml:space="preserve">1. avalanche, 2. iron </w:t>
      </w:r>
      <w:proofErr w:type="spellStart"/>
      <w:r>
        <w:rPr>
          <w:rFonts w:ascii="Times New Roman" w:eastAsia="Times New Roman" w:hAnsi="Times New Roman" w:cs="Times New Roman"/>
          <w:i/>
          <w:color w:val="000000"/>
          <w:sz w:val="28"/>
          <w:szCs w:val="28"/>
        </w:rPr>
        <w:t>dzud</w:t>
      </w:r>
      <w:proofErr w:type="spellEnd"/>
      <w:r>
        <w:rPr>
          <w:rFonts w:ascii="Times New Roman" w:eastAsia="Times New Roman" w:hAnsi="Times New Roman" w:cs="Times New Roman"/>
          <w:i/>
          <w:color w:val="000000"/>
          <w:sz w:val="28"/>
          <w:szCs w:val="28"/>
        </w:rPr>
        <w:t xml:space="preserve">, 3. earthquake 4. black </w:t>
      </w:r>
      <w:proofErr w:type="spellStart"/>
      <w:r>
        <w:rPr>
          <w:rFonts w:ascii="Times New Roman" w:eastAsia="Times New Roman" w:hAnsi="Times New Roman" w:cs="Times New Roman"/>
          <w:i/>
          <w:color w:val="000000"/>
          <w:sz w:val="28"/>
          <w:szCs w:val="28"/>
        </w:rPr>
        <w:t>dzud</w:t>
      </w:r>
      <w:proofErr w:type="spellEnd"/>
      <w:r>
        <w:rPr>
          <w:rFonts w:ascii="Times New Roman" w:eastAsia="Times New Roman" w:hAnsi="Times New Roman" w:cs="Times New Roman"/>
          <w:i/>
          <w:color w:val="000000"/>
          <w:sz w:val="28"/>
          <w:szCs w:val="28"/>
        </w:rPr>
        <w:t xml:space="preserve">,           </w:t>
      </w:r>
    </w:p>
    <w:p w14:paraId="7E3475E4" w14:textId="77777777" w:rsidR="002D62BF" w:rsidRDefault="00000000">
      <w:pPr>
        <w:numPr>
          <w:ilvl w:val="0"/>
          <w:numId w:val="91"/>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Read the sentences and underline an appropriate modal verb /5 </w:t>
      </w:r>
      <w:proofErr w:type="gramStart"/>
      <w:r>
        <w:rPr>
          <w:rFonts w:ascii="Times New Roman" w:eastAsia="Times New Roman" w:hAnsi="Times New Roman" w:cs="Times New Roman"/>
          <w:b/>
          <w:color w:val="000000"/>
          <w:sz w:val="28"/>
          <w:szCs w:val="28"/>
        </w:rPr>
        <w:t>points</w:t>
      </w:r>
      <w:proofErr w:type="gramEnd"/>
      <w:r>
        <w:rPr>
          <w:rFonts w:ascii="Times New Roman" w:eastAsia="Times New Roman" w:hAnsi="Times New Roman" w:cs="Times New Roman"/>
          <w:b/>
          <w:color w:val="000000"/>
          <w:sz w:val="28"/>
          <w:szCs w:val="28"/>
        </w:rPr>
        <w:t>/</w:t>
      </w:r>
    </w:p>
    <w:p w14:paraId="3D9BAC7B" w14:textId="77777777" w:rsidR="002D62BF" w:rsidRDefault="00000000">
      <w:pPr>
        <w:numPr>
          <w:ilvl w:val="0"/>
          <w:numId w:val="94"/>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can 2. mustn’t 3. don’t have to 4. </w:t>
      </w:r>
      <w:r>
        <w:rPr>
          <w:rFonts w:ascii="Times New Roman" w:eastAsia="Times New Roman" w:hAnsi="Times New Roman" w:cs="Times New Roman"/>
          <w:color w:val="000000"/>
          <w:sz w:val="28"/>
          <w:szCs w:val="28"/>
          <w:shd w:val="clear" w:color="auto" w:fill="F8F8F8"/>
        </w:rPr>
        <w:t xml:space="preserve">are </w:t>
      </w:r>
      <w:r>
        <w:rPr>
          <w:rFonts w:ascii="Times New Roman" w:eastAsia="Times New Roman" w:hAnsi="Times New Roman" w:cs="Times New Roman"/>
          <w:color w:val="000000"/>
          <w:sz w:val="28"/>
          <w:szCs w:val="28"/>
        </w:rPr>
        <w:t xml:space="preserve">allowed to 5. aren’t allowed to </w:t>
      </w:r>
    </w:p>
    <w:p w14:paraId="1834BFE1" w14:textId="77777777" w:rsidR="002D62BF" w:rsidRDefault="00000000">
      <w:pPr>
        <w:numPr>
          <w:ilvl w:val="0"/>
          <w:numId w:val="91"/>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Use the present perfect tense to fill in the blanks /5 points/</w:t>
      </w:r>
    </w:p>
    <w:p w14:paraId="3AB1E25F" w14:textId="77777777" w:rsidR="002D62BF" w:rsidRDefault="00000000">
      <w:pPr>
        <w:numPr>
          <w:ilvl w:val="0"/>
          <w:numId w:val="93"/>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has she learned 2. have you made 3. have just had 4. has the team won                         5. have you washed</w:t>
      </w:r>
    </w:p>
    <w:p w14:paraId="554622DD" w14:textId="77777777" w:rsidR="002D62BF" w:rsidRDefault="00000000">
      <w:pPr>
        <w:widowControl w:val="0"/>
        <w:numPr>
          <w:ilvl w:val="0"/>
          <w:numId w:val="91"/>
        </w:numPr>
        <w:pBdr>
          <w:top w:val="nil"/>
          <w:left w:val="nil"/>
          <w:bottom w:val="nil"/>
          <w:right w:val="nil"/>
          <w:between w:val="nil"/>
        </w:pBdr>
        <w:tabs>
          <w:tab w:val="left" w:pos="1179"/>
          <w:tab w:val="left" w:pos="7257"/>
        </w:tabs>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Rewrite the sentences in passive form /5 points/</w:t>
      </w:r>
    </w:p>
    <w:p w14:paraId="7EB455A4" w14:textId="77777777" w:rsidR="002D62BF" w:rsidRDefault="00000000">
      <w:pPr>
        <w:numPr>
          <w:ilvl w:val="0"/>
          <w:numId w:val="95"/>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electrician for his work has already been paid by someone</w:t>
      </w:r>
    </w:p>
    <w:p w14:paraId="67468137" w14:textId="77777777" w:rsidR="002D62BF" w:rsidRDefault="00000000">
      <w:pPr>
        <w:numPr>
          <w:ilvl w:val="0"/>
          <w:numId w:val="95"/>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special edition for children has been written by the author.</w:t>
      </w:r>
    </w:p>
    <w:p w14:paraId="16D818F0" w14:textId="77777777" w:rsidR="002D62BF" w:rsidRDefault="00000000">
      <w:pPr>
        <w:numPr>
          <w:ilvl w:val="0"/>
          <w:numId w:val="95"/>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huge hole in the steel door has been cut by the burglars.</w:t>
      </w:r>
    </w:p>
    <w:p w14:paraId="7B416F9F" w14:textId="77777777" w:rsidR="002D62BF" w:rsidRDefault="00000000">
      <w:pPr>
        <w:numPr>
          <w:ilvl w:val="0"/>
          <w:numId w:val="95"/>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television has been damaged by the boys.</w:t>
      </w:r>
    </w:p>
    <w:p w14:paraId="18642F0F" w14:textId="77777777" w:rsidR="002D62BF" w:rsidRDefault="00000000">
      <w:pPr>
        <w:numPr>
          <w:ilvl w:val="0"/>
          <w:numId w:val="95"/>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His aunt has been taken to hospital /by them/</w:t>
      </w:r>
    </w:p>
    <w:p w14:paraId="566E1582" w14:textId="77777777" w:rsidR="002D62BF" w:rsidRDefault="00000000">
      <w:pPr>
        <w:numPr>
          <w:ilvl w:val="0"/>
          <w:numId w:val="91"/>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Translate the sentences below /2 points/ </w:t>
      </w:r>
    </w:p>
    <w:p w14:paraId="583C0BDE" w14:textId="77777777" w:rsidR="002D62BF" w:rsidRDefault="00000000">
      <w:pPr>
        <w:numPr>
          <w:ilvl w:val="0"/>
          <w:numId w:val="69"/>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Дэлхий</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дээр</w:t>
      </w:r>
      <w:proofErr w:type="spellEnd"/>
      <w:r>
        <w:rPr>
          <w:rFonts w:ascii="Times New Roman" w:eastAsia="Times New Roman" w:hAnsi="Times New Roman" w:cs="Times New Roman"/>
          <w:color w:val="000000"/>
          <w:sz w:val="28"/>
          <w:szCs w:val="28"/>
        </w:rPr>
        <w:t xml:space="preserve"> 7 </w:t>
      </w:r>
      <w:proofErr w:type="spellStart"/>
      <w:r>
        <w:rPr>
          <w:rFonts w:ascii="Times New Roman" w:eastAsia="Times New Roman" w:hAnsi="Times New Roman" w:cs="Times New Roman"/>
          <w:color w:val="000000"/>
          <w:sz w:val="28"/>
          <w:szCs w:val="28"/>
        </w:rPr>
        <w:t>сая</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хүн</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өлсгөлөнгөөр</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шаналж</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байна</w:t>
      </w:r>
      <w:proofErr w:type="spellEnd"/>
      <w:r>
        <w:rPr>
          <w:rFonts w:ascii="Times New Roman" w:eastAsia="Times New Roman" w:hAnsi="Times New Roman" w:cs="Times New Roman"/>
          <w:color w:val="000000"/>
          <w:sz w:val="28"/>
          <w:szCs w:val="28"/>
        </w:rPr>
        <w:t xml:space="preserve">. </w:t>
      </w:r>
    </w:p>
    <w:p w14:paraId="12A03638" w14:textId="77777777" w:rsidR="002D62BF" w:rsidRDefault="00000000">
      <w:pPr>
        <w:numPr>
          <w:ilvl w:val="0"/>
          <w:numId w:val="69"/>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Их</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цаснаас</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болж</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үхэр</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бэлчээртээ</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хүрч</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чадахгүй</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байна</w:t>
      </w:r>
      <w:proofErr w:type="spellEnd"/>
      <w:r>
        <w:rPr>
          <w:rFonts w:ascii="Times New Roman" w:eastAsia="Times New Roman" w:hAnsi="Times New Roman" w:cs="Times New Roman"/>
          <w:color w:val="000000"/>
          <w:sz w:val="28"/>
          <w:szCs w:val="28"/>
        </w:rPr>
        <w:t xml:space="preserve">.  </w:t>
      </w:r>
    </w:p>
    <w:p w14:paraId="274CAB68" w14:textId="77777777" w:rsidR="002D62BF" w:rsidRDefault="002D62BF">
      <w:pPr>
        <w:pBdr>
          <w:top w:val="nil"/>
          <w:left w:val="nil"/>
          <w:bottom w:val="nil"/>
          <w:right w:val="nil"/>
          <w:between w:val="nil"/>
        </w:pBdr>
        <w:spacing w:after="0" w:line="240" w:lineRule="auto"/>
        <w:ind w:left="1080"/>
        <w:jc w:val="center"/>
        <w:rPr>
          <w:rFonts w:ascii="Times New Roman" w:eastAsia="Times New Roman" w:hAnsi="Times New Roman" w:cs="Times New Roman"/>
          <w:b/>
          <w:color w:val="000000"/>
          <w:sz w:val="28"/>
          <w:szCs w:val="28"/>
        </w:rPr>
      </w:pPr>
    </w:p>
    <w:p w14:paraId="43587CF0" w14:textId="77777777" w:rsidR="002D62BF" w:rsidRDefault="00000000">
      <w:pPr>
        <w:pBdr>
          <w:top w:val="nil"/>
          <w:left w:val="nil"/>
          <w:bottom w:val="nil"/>
          <w:right w:val="nil"/>
          <w:between w:val="nil"/>
        </w:pBdr>
        <w:spacing w:line="240" w:lineRule="auto"/>
        <w:ind w:left="108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 version</w:t>
      </w:r>
    </w:p>
    <w:p w14:paraId="34BDD9F5" w14:textId="77777777" w:rsidR="002D62BF" w:rsidRDefault="00000000">
      <w:pPr>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I. Match the natural disasters to their definitions. /4 points/</w:t>
      </w:r>
    </w:p>
    <w:p w14:paraId="725F4C84" w14:textId="77777777" w:rsidR="002D62BF" w:rsidRDefault="0000000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1b, 2d, 3a, 4c</w:t>
      </w:r>
    </w:p>
    <w:p w14:paraId="4D074CDA"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II. Complete the sentences using the given words in italics /4 points/</w:t>
      </w:r>
    </w:p>
    <w:p w14:paraId="2C1C2C6D" w14:textId="77777777" w:rsidR="002D62BF" w:rsidRDefault="00000000">
      <w:pPr>
        <w:spacing w:line="240" w:lineRule="auto"/>
        <w:jc w:val="center"/>
        <w:rPr>
          <w:rFonts w:ascii="Times New Roman" w:eastAsia="Times New Roman" w:hAnsi="Times New Roman" w:cs="Times New Roman"/>
          <w:i/>
          <w:sz w:val="32"/>
          <w:szCs w:val="32"/>
        </w:rPr>
      </w:pPr>
      <w:r>
        <w:rPr>
          <w:rFonts w:ascii="Times New Roman" w:eastAsia="Times New Roman" w:hAnsi="Times New Roman" w:cs="Times New Roman"/>
          <w:i/>
          <w:sz w:val="32"/>
          <w:szCs w:val="32"/>
        </w:rPr>
        <w:t xml:space="preserve">1. flood, 2. stormy </w:t>
      </w:r>
      <w:proofErr w:type="spellStart"/>
      <w:r>
        <w:rPr>
          <w:rFonts w:ascii="Times New Roman" w:eastAsia="Times New Roman" w:hAnsi="Times New Roman" w:cs="Times New Roman"/>
          <w:i/>
          <w:sz w:val="32"/>
          <w:szCs w:val="32"/>
        </w:rPr>
        <w:t>dzud</w:t>
      </w:r>
      <w:proofErr w:type="spellEnd"/>
      <w:r>
        <w:rPr>
          <w:rFonts w:ascii="Times New Roman" w:eastAsia="Times New Roman" w:hAnsi="Times New Roman" w:cs="Times New Roman"/>
          <w:i/>
          <w:sz w:val="32"/>
          <w:szCs w:val="32"/>
        </w:rPr>
        <w:t xml:space="preserve">, 3. wildfire 4. white </w:t>
      </w:r>
      <w:proofErr w:type="spellStart"/>
      <w:r>
        <w:rPr>
          <w:rFonts w:ascii="Times New Roman" w:eastAsia="Times New Roman" w:hAnsi="Times New Roman" w:cs="Times New Roman"/>
          <w:i/>
          <w:sz w:val="32"/>
          <w:szCs w:val="32"/>
        </w:rPr>
        <w:t>dzud</w:t>
      </w:r>
      <w:proofErr w:type="spellEnd"/>
      <w:r>
        <w:rPr>
          <w:rFonts w:ascii="Times New Roman" w:eastAsia="Times New Roman" w:hAnsi="Times New Roman" w:cs="Times New Roman"/>
          <w:i/>
          <w:sz w:val="32"/>
          <w:szCs w:val="32"/>
        </w:rPr>
        <w:t xml:space="preserve">,              </w:t>
      </w:r>
    </w:p>
    <w:p w14:paraId="4FE11448" w14:textId="77777777" w:rsidR="002D62BF"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III. Read the sentences and underline an appropriate modal verb /5 </w:t>
      </w:r>
      <w:proofErr w:type="gramStart"/>
      <w:r>
        <w:rPr>
          <w:rFonts w:ascii="Times New Roman" w:eastAsia="Times New Roman" w:hAnsi="Times New Roman" w:cs="Times New Roman"/>
          <w:b/>
          <w:color w:val="000000"/>
          <w:sz w:val="28"/>
          <w:szCs w:val="28"/>
        </w:rPr>
        <w:t>points</w:t>
      </w:r>
      <w:proofErr w:type="gramEnd"/>
      <w:r>
        <w:rPr>
          <w:rFonts w:ascii="Times New Roman" w:eastAsia="Times New Roman" w:hAnsi="Times New Roman" w:cs="Times New Roman"/>
          <w:b/>
          <w:color w:val="000000"/>
          <w:sz w:val="28"/>
          <w:szCs w:val="28"/>
        </w:rPr>
        <w:t>/</w:t>
      </w:r>
    </w:p>
    <w:p w14:paraId="08D40153"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shd w:val="clear" w:color="auto" w:fill="F8F8F8"/>
        </w:rPr>
      </w:pPr>
      <w:r>
        <w:rPr>
          <w:rFonts w:ascii="Times New Roman" w:eastAsia="Times New Roman" w:hAnsi="Times New Roman" w:cs="Times New Roman"/>
          <w:color w:val="000000"/>
          <w:sz w:val="28"/>
          <w:szCs w:val="28"/>
        </w:rPr>
        <w:t>1. shouldn’t 2. mustn’t 3. have to 4. allowed to 5. supposed to</w:t>
      </w:r>
      <w:r>
        <w:rPr>
          <w:rFonts w:ascii="Times New Roman" w:eastAsia="Times New Roman" w:hAnsi="Times New Roman" w:cs="Times New Roman"/>
          <w:color w:val="000000"/>
          <w:sz w:val="28"/>
          <w:szCs w:val="28"/>
          <w:shd w:val="clear" w:color="auto" w:fill="F8F8F8"/>
        </w:rPr>
        <w:t xml:space="preserve"> </w:t>
      </w:r>
    </w:p>
    <w:p w14:paraId="48438799"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IV. Use the present perfect tense to fill in the blanks /5 points/</w:t>
      </w:r>
    </w:p>
    <w:p w14:paraId="61B5C622" w14:textId="77777777" w:rsidR="002D62BF" w:rsidRDefault="00000000">
      <w:pPr>
        <w:widowControl w:val="0"/>
        <w:pBdr>
          <w:top w:val="nil"/>
          <w:left w:val="nil"/>
          <w:bottom w:val="nil"/>
          <w:right w:val="nil"/>
          <w:between w:val="nil"/>
        </w:pBdr>
        <w:tabs>
          <w:tab w:val="left" w:pos="1179"/>
          <w:tab w:val="left" w:pos="6724"/>
        </w:tabs>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have you written 2. has never seen 3. Have you seen 4. has worked 5. has rung</w:t>
      </w:r>
    </w:p>
    <w:p w14:paraId="157EE01E" w14:textId="77777777" w:rsidR="002D62BF" w:rsidRDefault="00000000">
      <w:pPr>
        <w:widowControl w:val="0"/>
        <w:pBdr>
          <w:top w:val="nil"/>
          <w:left w:val="nil"/>
          <w:bottom w:val="nil"/>
          <w:right w:val="nil"/>
          <w:between w:val="nil"/>
        </w:pBdr>
        <w:tabs>
          <w:tab w:val="left" w:pos="1179"/>
          <w:tab w:val="left" w:pos="7257"/>
        </w:tabs>
        <w:spacing w:after="0" w:line="240" w:lineRule="auto"/>
        <w:ind w:left="10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V. Rewrite the sentences in passive form /5 points/</w:t>
      </w:r>
    </w:p>
    <w:p w14:paraId="3F68A99A" w14:textId="77777777" w:rsidR="002D62BF" w:rsidRDefault="00000000">
      <w:pPr>
        <w:numPr>
          <w:ilvl w:val="0"/>
          <w:numId w:val="6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hotel has been redecorated by a famous designer</w:t>
      </w:r>
    </w:p>
    <w:p w14:paraId="2D3F5675" w14:textId="77777777" w:rsidR="002D62BF" w:rsidRDefault="00000000">
      <w:pPr>
        <w:numPr>
          <w:ilvl w:val="0"/>
          <w:numId w:val="6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Some trees have been planted by the gardener.</w:t>
      </w:r>
    </w:p>
    <w:p w14:paraId="71E4945A" w14:textId="77777777" w:rsidR="002D62BF" w:rsidRDefault="00000000">
      <w:pPr>
        <w:numPr>
          <w:ilvl w:val="0"/>
          <w:numId w:val="6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crystal vase has been broken by someone.</w:t>
      </w:r>
    </w:p>
    <w:p w14:paraId="691C3655" w14:textId="77777777" w:rsidR="002D62BF" w:rsidRDefault="00000000">
      <w:pPr>
        <w:numPr>
          <w:ilvl w:val="0"/>
          <w:numId w:val="6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new house has been given him by his parents</w:t>
      </w:r>
    </w:p>
    <w:p w14:paraId="7A5D3B9C" w14:textId="77777777" w:rsidR="002D62BF" w:rsidRDefault="00000000">
      <w:pPr>
        <w:widowControl w:val="0"/>
        <w:numPr>
          <w:ilvl w:val="0"/>
          <w:numId w:val="67"/>
        </w:numPr>
        <w:pBdr>
          <w:top w:val="nil"/>
          <w:left w:val="nil"/>
          <w:bottom w:val="nil"/>
          <w:right w:val="nil"/>
          <w:between w:val="nil"/>
        </w:pBdr>
        <w:tabs>
          <w:tab w:val="left" w:pos="1179"/>
          <w:tab w:val="left" w:pos="8032"/>
        </w:tabs>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30 people have been invited to his party /by him/</w:t>
      </w:r>
    </w:p>
    <w:p w14:paraId="65C4BC9E"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VI. Translate the sentences below /2 points/</w:t>
      </w:r>
    </w:p>
    <w:p w14:paraId="4784D76F" w14:textId="77777777" w:rsidR="002D62BF" w:rsidRDefault="00000000">
      <w:pPr>
        <w:numPr>
          <w:ilvl w:val="6"/>
          <w:numId w:val="96"/>
        </w:numPr>
        <w:pBdr>
          <w:top w:val="nil"/>
          <w:left w:val="nil"/>
          <w:bottom w:val="nil"/>
          <w:right w:val="nil"/>
          <w:between w:val="nil"/>
        </w:pBdr>
        <w:spacing w:after="0" w:line="240" w:lineRule="auto"/>
        <w:ind w:left="1276" w:hanging="283"/>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28"/>
          <w:szCs w:val="28"/>
        </w:rPr>
        <w:t>Чи</w:t>
      </w:r>
      <w:proofErr w:type="spellEnd"/>
      <w:r>
        <w:rPr>
          <w:rFonts w:ascii="Times New Roman" w:eastAsia="Times New Roman" w:hAnsi="Times New Roman" w:cs="Times New Roman"/>
          <w:color w:val="000000"/>
          <w:sz w:val="28"/>
          <w:szCs w:val="28"/>
        </w:rPr>
        <w:t>\</w:t>
      </w:r>
      <w:proofErr w:type="spellStart"/>
      <w:r>
        <w:rPr>
          <w:rFonts w:ascii="Times New Roman" w:eastAsia="Times New Roman" w:hAnsi="Times New Roman" w:cs="Times New Roman"/>
          <w:color w:val="000000"/>
          <w:sz w:val="28"/>
          <w:szCs w:val="28"/>
        </w:rPr>
        <w:t>Та</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газар</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хөдлөлттэй</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учирч</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байсан</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уу</w:t>
      </w:r>
      <w:proofErr w:type="spellEnd"/>
      <w:r>
        <w:rPr>
          <w:rFonts w:ascii="Times New Roman" w:eastAsia="Times New Roman" w:hAnsi="Times New Roman" w:cs="Times New Roman"/>
          <w:color w:val="000000"/>
          <w:sz w:val="28"/>
          <w:szCs w:val="28"/>
        </w:rPr>
        <w:t>?</w:t>
      </w:r>
    </w:p>
    <w:p w14:paraId="4E499597" w14:textId="77777777" w:rsidR="002D62BF" w:rsidRDefault="00000000">
      <w:pPr>
        <w:numPr>
          <w:ilvl w:val="6"/>
          <w:numId w:val="96"/>
        </w:numPr>
        <w:pBdr>
          <w:top w:val="nil"/>
          <w:left w:val="nil"/>
          <w:bottom w:val="nil"/>
          <w:right w:val="nil"/>
          <w:between w:val="nil"/>
        </w:pBdr>
        <w:spacing w:after="0" w:line="240" w:lineRule="auto"/>
        <w:ind w:left="1276" w:hanging="283"/>
        <w:rPr>
          <w:rFonts w:ascii="Times New Roman" w:eastAsia="Times New Roman" w:hAnsi="Times New Roman" w:cs="Times New Roman"/>
          <w:color w:val="000000"/>
          <w:sz w:val="32"/>
          <w:szCs w:val="32"/>
        </w:rPr>
      </w:pPr>
      <w:proofErr w:type="spellStart"/>
      <w:r>
        <w:rPr>
          <w:rFonts w:ascii="Times New Roman" w:eastAsia="Times New Roman" w:hAnsi="Times New Roman" w:cs="Times New Roman"/>
          <w:color w:val="000000"/>
          <w:sz w:val="28"/>
          <w:szCs w:val="28"/>
        </w:rPr>
        <w:t>Иргэд</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цасан</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нурангийн</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үеэр</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аюулгүйн</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дүрмүүдээ</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баримтлах</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хэрэгтэй</w:t>
      </w:r>
      <w:proofErr w:type="spellEnd"/>
      <w:r>
        <w:rPr>
          <w:rFonts w:ascii="Times New Roman" w:eastAsia="Times New Roman" w:hAnsi="Times New Roman" w:cs="Times New Roman"/>
          <w:color w:val="000000"/>
          <w:sz w:val="28"/>
          <w:szCs w:val="28"/>
        </w:rPr>
        <w:t>.</w:t>
      </w:r>
    </w:p>
    <w:p w14:paraId="77FC9AA4" w14:textId="77777777" w:rsidR="002D62BF" w:rsidRDefault="002D62BF">
      <w:pPr>
        <w:pBdr>
          <w:top w:val="nil"/>
          <w:left w:val="nil"/>
          <w:bottom w:val="nil"/>
          <w:right w:val="nil"/>
          <w:between w:val="nil"/>
        </w:pBdr>
        <w:spacing w:after="0" w:line="240" w:lineRule="auto"/>
        <w:ind w:left="1276"/>
        <w:rPr>
          <w:rFonts w:ascii="Times New Roman" w:eastAsia="Times New Roman" w:hAnsi="Times New Roman" w:cs="Times New Roman"/>
          <w:color w:val="000000"/>
          <w:sz w:val="28"/>
          <w:szCs w:val="28"/>
        </w:rPr>
      </w:pPr>
    </w:p>
    <w:p w14:paraId="30C58F26" w14:textId="77777777" w:rsidR="002D62BF" w:rsidRDefault="002D62BF">
      <w:pPr>
        <w:pBdr>
          <w:top w:val="nil"/>
          <w:left w:val="nil"/>
          <w:bottom w:val="nil"/>
          <w:right w:val="nil"/>
          <w:between w:val="nil"/>
        </w:pBdr>
        <w:spacing w:after="0" w:line="240" w:lineRule="auto"/>
        <w:ind w:left="1276"/>
        <w:rPr>
          <w:rFonts w:ascii="Times New Roman" w:eastAsia="Times New Roman" w:hAnsi="Times New Roman" w:cs="Times New Roman"/>
          <w:color w:val="000000"/>
          <w:sz w:val="28"/>
          <w:szCs w:val="28"/>
        </w:rPr>
      </w:pPr>
    </w:p>
    <w:p w14:paraId="26116B2A" w14:textId="77777777" w:rsidR="002D62BF" w:rsidRDefault="002D62BF">
      <w:pPr>
        <w:pBdr>
          <w:top w:val="nil"/>
          <w:left w:val="nil"/>
          <w:bottom w:val="nil"/>
          <w:right w:val="nil"/>
          <w:between w:val="nil"/>
        </w:pBdr>
        <w:spacing w:after="0" w:line="240" w:lineRule="auto"/>
        <w:ind w:left="1276"/>
        <w:rPr>
          <w:rFonts w:ascii="Times New Roman" w:eastAsia="Times New Roman" w:hAnsi="Times New Roman" w:cs="Times New Roman"/>
          <w:color w:val="000000"/>
          <w:sz w:val="32"/>
          <w:szCs w:val="32"/>
        </w:rPr>
      </w:pPr>
    </w:p>
    <w:p w14:paraId="0548F33E" w14:textId="77777777" w:rsidR="002D62BF" w:rsidRDefault="00000000">
      <w:pPr>
        <w:pBdr>
          <w:top w:val="nil"/>
          <w:left w:val="nil"/>
          <w:bottom w:val="nil"/>
          <w:right w:val="nil"/>
          <w:between w:val="nil"/>
        </w:pBdr>
        <w:spacing w:after="0" w:line="240" w:lineRule="auto"/>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lastRenderedPageBreak/>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exam for 6</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unit; “Habitat interaction” A version</w:t>
      </w:r>
    </w:p>
    <w:p w14:paraId="5AA841DA" w14:textId="77777777" w:rsidR="002D62BF" w:rsidRDefault="002D62BF">
      <w:p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p>
    <w:p w14:paraId="03F3281C" w14:textId="77777777" w:rsidR="002D62BF" w:rsidRDefault="00000000">
      <w:pPr>
        <w:numPr>
          <w:ilvl w:val="0"/>
          <w:numId w:val="125"/>
        </w:numPr>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words with their definitions /5 points/</w:t>
      </w:r>
    </w:p>
    <w:p w14:paraId="22565A78"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drawing>
          <wp:inline distT="0" distB="0" distL="0" distR="0" wp14:anchorId="0C72C2D4" wp14:editId="29A8E621">
            <wp:extent cx="5680017" cy="1581035"/>
            <wp:effectExtent l="0" t="0" r="0" b="0"/>
            <wp:docPr id="71" name="image26.png" descr="C:\Users\J. Enkhtsetseg\Desktop\gg.png"/>
            <wp:cNvGraphicFramePr/>
            <a:graphic xmlns:a="http://schemas.openxmlformats.org/drawingml/2006/main">
              <a:graphicData uri="http://schemas.openxmlformats.org/drawingml/2006/picture">
                <pic:pic xmlns:pic="http://schemas.openxmlformats.org/drawingml/2006/picture">
                  <pic:nvPicPr>
                    <pic:cNvPr id="0" name="image26.png" descr="C:\Users\J. Enkhtsetseg\Desktop\gg.png"/>
                    <pic:cNvPicPr preferRelativeResize="0"/>
                  </pic:nvPicPr>
                  <pic:blipFill>
                    <a:blip r:embed="rId7"/>
                    <a:srcRect/>
                    <a:stretch>
                      <a:fillRect/>
                    </a:stretch>
                  </pic:blipFill>
                  <pic:spPr>
                    <a:xfrm>
                      <a:off x="0" y="0"/>
                      <a:ext cx="5680017" cy="1581035"/>
                    </a:xfrm>
                    <a:prstGeom prst="rect">
                      <a:avLst/>
                    </a:prstGeom>
                    <a:ln/>
                  </pic:spPr>
                </pic:pic>
              </a:graphicData>
            </a:graphic>
          </wp:inline>
        </w:drawing>
      </w:r>
    </w:p>
    <w:p w14:paraId="65D96C15" w14:textId="77777777" w:rsidR="002D62BF" w:rsidRDefault="00000000">
      <w:pPr>
        <w:numPr>
          <w:ilvl w:val="0"/>
          <w:numId w:val="125"/>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Add four words for each line /4 points/</w:t>
      </w:r>
    </w:p>
    <w:p w14:paraId="61144E33" w14:textId="77777777" w:rsidR="002D62BF" w:rsidRDefault="00000000">
      <w:pPr>
        <w:numPr>
          <w:ilvl w:val="0"/>
          <w:numId w:val="124"/>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Habitat interaction words; adaptation,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w:t>
      </w:r>
      <w:proofErr w:type="gramStart"/>
      <w:r>
        <w:rPr>
          <w:rFonts w:ascii="Times New Roman" w:eastAsia="Times New Roman" w:hAnsi="Times New Roman" w:cs="Times New Roman"/>
          <w:color w:val="000000"/>
          <w:sz w:val="28"/>
          <w:szCs w:val="28"/>
        </w:rPr>
        <w:t>…..</w:t>
      </w:r>
      <w:proofErr w:type="gramEnd"/>
    </w:p>
    <w:p w14:paraId="6308DBEF" w14:textId="77777777" w:rsidR="002D62BF" w:rsidRDefault="00000000">
      <w:pPr>
        <w:numPr>
          <w:ilvl w:val="0"/>
          <w:numId w:val="124"/>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Animals in food web; scavenger,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w:t>
      </w:r>
      <w:proofErr w:type="gramStart"/>
      <w:r>
        <w:rPr>
          <w:rFonts w:ascii="Times New Roman" w:eastAsia="Times New Roman" w:hAnsi="Times New Roman" w:cs="Times New Roman"/>
          <w:color w:val="000000"/>
          <w:sz w:val="28"/>
          <w:szCs w:val="28"/>
        </w:rPr>
        <w:t>…..</w:t>
      </w:r>
      <w:proofErr w:type="gramEnd"/>
    </w:p>
    <w:p w14:paraId="65EA3EC2" w14:textId="77777777" w:rsidR="002D62BF" w:rsidRDefault="00000000">
      <w:pPr>
        <w:numPr>
          <w:ilvl w:val="0"/>
          <w:numId w:val="125"/>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Use these words to make sentences in the passive </w:t>
      </w:r>
      <w:proofErr w:type="gramStart"/>
      <w:r>
        <w:rPr>
          <w:rFonts w:ascii="Times New Roman" w:eastAsia="Times New Roman" w:hAnsi="Times New Roman" w:cs="Times New Roman"/>
          <w:b/>
          <w:color w:val="000000"/>
          <w:sz w:val="28"/>
          <w:szCs w:val="28"/>
        </w:rPr>
        <w:t>voice</w:t>
      </w:r>
      <w:r>
        <w:rPr>
          <w:rFonts w:ascii="Times New Roman" w:eastAsia="Times New Roman" w:hAnsi="Times New Roman" w:cs="Times New Roman"/>
          <w:i/>
          <w:color w:val="000000"/>
          <w:sz w:val="24"/>
          <w:szCs w:val="24"/>
        </w:rPr>
        <w:t>.</w:t>
      </w:r>
      <w:r>
        <w:rPr>
          <w:rFonts w:ascii="Times New Roman" w:eastAsia="Times New Roman" w:hAnsi="Times New Roman" w:cs="Times New Roman"/>
          <w:b/>
          <w:color w:val="000000"/>
          <w:sz w:val="28"/>
          <w:szCs w:val="28"/>
        </w:rPr>
        <w:t>/</w:t>
      </w:r>
      <w:proofErr w:type="gramEnd"/>
      <w:r>
        <w:rPr>
          <w:rFonts w:ascii="Times New Roman" w:eastAsia="Times New Roman" w:hAnsi="Times New Roman" w:cs="Times New Roman"/>
          <w:b/>
          <w:color w:val="000000"/>
          <w:sz w:val="28"/>
          <w:szCs w:val="28"/>
        </w:rPr>
        <w:t xml:space="preserve">5 points/. </w:t>
      </w:r>
    </w:p>
    <w:p w14:paraId="667677A2" w14:textId="77777777" w:rsidR="002D62BF" w:rsidRDefault="00000000">
      <w:pPr>
        <w:numPr>
          <w:ilvl w:val="0"/>
          <w:numId w:val="15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produce | too much waste | in developed countries</w:t>
      </w:r>
    </w:p>
    <w:p w14:paraId="69D875EA"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14:paraId="303079B6" w14:textId="77777777" w:rsidR="002D62BF" w:rsidRDefault="00000000">
      <w:pPr>
        <w:numPr>
          <w:ilvl w:val="0"/>
          <w:numId w:val="15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cars | big cities | block</w:t>
      </w:r>
    </w:p>
    <w:p w14:paraId="4EB9FD94"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14:paraId="5041F506" w14:textId="77777777" w:rsidR="002D62BF" w:rsidRDefault="00000000">
      <w:pPr>
        <w:numPr>
          <w:ilvl w:val="0"/>
          <w:numId w:val="15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cover | plastic bags and bottles | beaches</w:t>
      </w:r>
    </w:p>
    <w:p w14:paraId="0D61D45B"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14:paraId="7D1C4D1E" w14:textId="77777777" w:rsidR="002D62BF" w:rsidRDefault="00000000">
      <w:pPr>
        <w:numPr>
          <w:ilvl w:val="0"/>
          <w:numId w:val="15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on roads | find | millions of dead animals | every year</w:t>
      </w:r>
    </w:p>
    <w:p w14:paraId="41C78297"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14:paraId="1DE9BD17" w14:textId="77777777" w:rsidR="002D62BF" w:rsidRDefault="00000000">
      <w:pPr>
        <w:numPr>
          <w:ilvl w:val="0"/>
          <w:numId w:val="15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pollute | air | factories and vehicle exhausts</w:t>
      </w:r>
    </w:p>
    <w:p w14:paraId="2B07D3DA" w14:textId="77777777" w:rsidR="002D62BF"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66572A62" w14:textId="77777777" w:rsidR="002D62BF" w:rsidRDefault="00000000">
      <w:pPr>
        <w:numPr>
          <w:ilvl w:val="0"/>
          <w:numId w:val="125"/>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Make an object question and a subject question. /4 points/</w:t>
      </w:r>
    </w:p>
    <w:p w14:paraId="3901E9CA" w14:textId="77777777" w:rsidR="002D62BF" w:rsidRDefault="00000000">
      <w:pPr>
        <w:numPr>
          <w:ilvl w:val="0"/>
          <w:numId w:val="15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car is in the garage.</w:t>
      </w:r>
    </w:p>
    <w:p w14:paraId="1972AB59" w14:textId="77777777" w:rsidR="002D62BF" w:rsidRDefault="00000000">
      <w:pPr>
        <w:numPr>
          <w:ilvl w:val="0"/>
          <w:numId w:val="153"/>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Object question: ____________________________________________</w:t>
      </w:r>
    </w:p>
    <w:p w14:paraId="5F243B50" w14:textId="77777777" w:rsidR="002D62BF" w:rsidRDefault="00000000">
      <w:pPr>
        <w:numPr>
          <w:ilvl w:val="0"/>
          <w:numId w:val="153"/>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Subject question: ___________________________________________</w:t>
      </w:r>
    </w:p>
    <w:p w14:paraId="0C045EEE" w14:textId="77777777" w:rsidR="002D62BF" w:rsidRDefault="00000000">
      <w:pPr>
        <w:numPr>
          <w:ilvl w:val="0"/>
          <w:numId w:val="152"/>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Julie loves ice-cream.</w:t>
      </w:r>
    </w:p>
    <w:p w14:paraId="1EBA9566" w14:textId="77777777" w:rsidR="002D62BF" w:rsidRDefault="00000000">
      <w:pPr>
        <w:numPr>
          <w:ilvl w:val="0"/>
          <w:numId w:val="154"/>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Object question: ___________________________________________</w:t>
      </w:r>
    </w:p>
    <w:p w14:paraId="770221B9" w14:textId="77777777" w:rsidR="002D62BF" w:rsidRDefault="00000000">
      <w:pPr>
        <w:numPr>
          <w:ilvl w:val="0"/>
          <w:numId w:val="154"/>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Subject question: ___________________________________________</w:t>
      </w:r>
    </w:p>
    <w:p w14:paraId="27D4B4D6" w14:textId="77777777" w:rsidR="002D62BF" w:rsidRDefault="00000000">
      <w:pPr>
        <w:numPr>
          <w:ilvl w:val="0"/>
          <w:numId w:val="125"/>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Fill in the blanks with appropriate prepositions /3 points/ </w:t>
      </w:r>
    </w:p>
    <w:p w14:paraId="262A4EAF" w14:textId="77777777" w:rsidR="002D62BF" w:rsidRDefault="00000000">
      <w:pPr>
        <w:numPr>
          <w:ilvl w:val="3"/>
          <w:numId w:val="114"/>
        </w:numPr>
        <w:pBdr>
          <w:top w:val="nil"/>
          <w:left w:val="nil"/>
          <w:bottom w:val="nil"/>
          <w:right w:val="nil"/>
          <w:between w:val="nil"/>
        </w:pBdr>
        <w:spacing w:after="0" w:line="240" w:lineRule="auto"/>
        <w:ind w:left="85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Who are you waiting ________? </w:t>
      </w:r>
    </w:p>
    <w:p w14:paraId="40195A5A" w14:textId="77777777" w:rsidR="002D62BF" w:rsidRDefault="00000000">
      <w:pPr>
        <w:numPr>
          <w:ilvl w:val="3"/>
          <w:numId w:val="114"/>
        </w:numPr>
        <w:pBdr>
          <w:top w:val="nil"/>
          <w:left w:val="nil"/>
          <w:bottom w:val="nil"/>
          <w:right w:val="nil"/>
          <w:between w:val="nil"/>
        </w:pBdr>
        <w:spacing w:after="0" w:line="240" w:lineRule="auto"/>
        <w:ind w:left="85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Have you heard John's getting married again?! B: Really? Who ______?</w:t>
      </w:r>
    </w:p>
    <w:p w14:paraId="27AC132D" w14:textId="77777777" w:rsidR="002D62BF" w:rsidRDefault="00000000">
      <w:pPr>
        <w:numPr>
          <w:ilvl w:val="3"/>
          <w:numId w:val="114"/>
        </w:numPr>
        <w:pBdr>
          <w:top w:val="nil"/>
          <w:left w:val="nil"/>
          <w:bottom w:val="nil"/>
          <w:right w:val="nil"/>
          <w:between w:val="nil"/>
        </w:pBdr>
        <w:spacing w:line="240" w:lineRule="auto"/>
        <w:ind w:left="85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I had a terrible nightmare last night. B: Oh no, what _______?</w:t>
      </w:r>
    </w:p>
    <w:p w14:paraId="0F686F15" w14:textId="77777777" w:rsidR="002D62BF" w:rsidRDefault="00000000">
      <w:pPr>
        <w:numPr>
          <w:ilvl w:val="0"/>
          <w:numId w:val="125"/>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Underline the correct answer /4 points/</w:t>
      </w:r>
    </w:p>
    <w:p w14:paraId="347A21EA" w14:textId="77777777" w:rsidR="002D62BF" w:rsidRDefault="00000000">
      <w:p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w:t>
      </w:r>
      <w:r>
        <w:rPr>
          <w:rFonts w:ascii="Times New Roman" w:eastAsia="Times New Roman" w:hAnsi="Times New Roman" w:cs="Times New Roman"/>
          <w:i/>
          <w:color w:val="000000"/>
          <w:sz w:val="28"/>
          <w:szCs w:val="28"/>
        </w:rPr>
        <w:t>Both/Neither/</w:t>
      </w:r>
      <w:proofErr w:type="gramStart"/>
      <w:r>
        <w:rPr>
          <w:rFonts w:ascii="Times New Roman" w:eastAsia="Times New Roman" w:hAnsi="Times New Roman" w:cs="Times New Roman"/>
          <w:i/>
          <w:color w:val="000000"/>
          <w:sz w:val="28"/>
          <w:szCs w:val="28"/>
        </w:rPr>
        <w:t>Either</w:t>
      </w:r>
      <w:r>
        <w:rPr>
          <w:rFonts w:ascii="Times New Roman" w:eastAsia="Times New Roman" w:hAnsi="Times New Roman" w:cs="Times New Roman"/>
          <w:color w:val="000000"/>
          <w:sz w:val="28"/>
          <w:szCs w:val="28"/>
        </w:rPr>
        <w:t xml:space="preserve"> houses</w:t>
      </w:r>
      <w:proofErr w:type="gramEnd"/>
      <w:r>
        <w:rPr>
          <w:rFonts w:ascii="Times New Roman" w:eastAsia="Times New Roman" w:hAnsi="Times New Roman" w:cs="Times New Roman"/>
          <w:color w:val="000000"/>
          <w:sz w:val="28"/>
          <w:szCs w:val="28"/>
        </w:rPr>
        <w:t xml:space="preserve"> are very expensive.</w:t>
      </w:r>
    </w:p>
    <w:p w14:paraId="4C73EB11" w14:textId="77777777" w:rsidR="002D62BF" w:rsidRDefault="00000000">
      <w:p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 </w:t>
      </w:r>
      <w:r>
        <w:rPr>
          <w:rFonts w:ascii="Times New Roman" w:eastAsia="Times New Roman" w:hAnsi="Times New Roman" w:cs="Times New Roman"/>
          <w:i/>
          <w:color w:val="000000"/>
          <w:sz w:val="28"/>
          <w:szCs w:val="28"/>
        </w:rPr>
        <w:t>Both/Neither/Either</w:t>
      </w:r>
      <w:r>
        <w:rPr>
          <w:rFonts w:ascii="Times New Roman" w:eastAsia="Times New Roman" w:hAnsi="Times New Roman" w:cs="Times New Roman"/>
          <w:color w:val="000000"/>
          <w:sz w:val="28"/>
          <w:szCs w:val="28"/>
        </w:rPr>
        <w:t xml:space="preserve"> of us wanted to go to the cinema. We don’t like it.</w:t>
      </w:r>
    </w:p>
    <w:p w14:paraId="160DDBF2" w14:textId="77777777" w:rsidR="002D62BF" w:rsidRDefault="00000000">
      <w:p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 Would </w:t>
      </w:r>
      <w:r>
        <w:rPr>
          <w:rFonts w:ascii="Times New Roman" w:eastAsia="Times New Roman" w:hAnsi="Times New Roman" w:cs="Times New Roman"/>
          <w:i/>
          <w:color w:val="000000"/>
          <w:sz w:val="28"/>
          <w:szCs w:val="28"/>
        </w:rPr>
        <w:t>both/neither/either</w:t>
      </w:r>
      <w:r>
        <w:rPr>
          <w:rFonts w:ascii="Times New Roman" w:eastAsia="Times New Roman" w:hAnsi="Times New Roman" w:cs="Times New Roman"/>
          <w:color w:val="000000"/>
          <w:sz w:val="28"/>
          <w:szCs w:val="28"/>
        </w:rPr>
        <w:t xml:space="preserve"> of you fancy eating out today?</w:t>
      </w:r>
    </w:p>
    <w:p w14:paraId="2CBB948E" w14:textId="77777777" w:rsidR="002D62BF" w:rsidRDefault="00000000">
      <w:p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 She's </w:t>
      </w:r>
      <w:r>
        <w:rPr>
          <w:rFonts w:ascii="Times New Roman" w:eastAsia="Times New Roman" w:hAnsi="Times New Roman" w:cs="Times New Roman"/>
          <w:i/>
          <w:color w:val="000000"/>
          <w:sz w:val="28"/>
          <w:szCs w:val="28"/>
        </w:rPr>
        <w:t>both/neither/either</w:t>
      </w:r>
      <w:r>
        <w:rPr>
          <w:rFonts w:ascii="Times New Roman" w:eastAsia="Times New Roman" w:hAnsi="Times New Roman" w:cs="Times New Roman"/>
          <w:color w:val="000000"/>
          <w:sz w:val="28"/>
          <w:szCs w:val="28"/>
        </w:rPr>
        <w:t xml:space="preserve"> shy and quiet.</w:t>
      </w:r>
    </w:p>
    <w:p w14:paraId="333EC38F" w14:textId="77777777" w:rsidR="002D62BF" w:rsidRDefault="002D62BF">
      <w:pPr>
        <w:spacing w:line="240" w:lineRule="auto"/>
        <w:jc w:val="center"/>
        <w:rPr>
          <w:rFonts w:ascii="Times New Roman" w:eastAsia="Times New Roman" w:hAnsi="Times New Roman" w:cs="Times New Roman"/>
          <w:b/>
          <w:sz w:val="28"/>
          <w:szCs w:val="28"/>
        </w:rPr>
      </w:pPr>
    </w:p>
    <w:p w14:paraId="09E112BA" w14:textId="77777777" w:rsidR="002D62BF"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Total point=25                     Good luck!</w:t>
      </w:r>
    </w:p>
    <w:p w14:paraId="1A9831E1" w14:textId="77777777" w:rsidR="002D62BF" w:rsidRDefault="002D62BF">
      <w:pPr>
        <w:pBdr>
          <w:top w:val="nil"/>
          <w:left w:val="nil"/>
          <w:bottom w:val="nil"/>
          <w:right w:val="nil"/>
          <w:between w:val="nil"/>
        </w:pBdr>
        <w:spacing w:after="0" w:line="240" w:lineRule="auto"/>
        <w:ind w:left="1080"/>
        <w:jc w:val="center"/>
        <w:rPr>
          <w:rFonts w:ascii="Times New Roman" w:eastAsia="Times New Roman" w:hAnsi="Times New Roman" w:cs="Times New Roman"/>
          <w:b/>
          <w:color w:val="0070C0"/>
          <w:sz w:val="28"/>
          <w:szCs w:val="28"/>
        </w:rPr>
      </w:pPr>
    </w:p>
    <w:p w14:paraId="5BBE4314" w14:textId="77777777" w:rsidR="002D62BF" w:rsidRDefault="00000000">
      <w:pPr>
        <w:pBdr>
          <w:top w:val="nil"/>
          <w:left w:val="nil"/>
          <w:bottom w:val="nil"/>
          <w:right w:val="nil"/>
          <w:between w:val="nil"/>
        </w:pBdr>
        <w:spacing w:line="240" w:lineRule="auto"/>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exam for 6</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unit; “Habitat interaction” B version</w:t>
      </w:r>
    </w:p>
    <w:p w14:paraId="2D2034E7" w14:textId="77777777" w:rsidR="002D62BF" w:rsidRDefault="00000000">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I. Match the words with their definitions /5 points/</w:t>
      </w:r>
      <w:r>
        <w:rPr>
          <w:noProof/>
        </w:rPr>
        <w:drawing>
          <wp:anchor distT="0" distB="0" distL="0" distR="0" simplePos="0" relativeHeight="251659264" behindDoc="1" locked="0" layoutInCell="1" hidden="0" allowOverlap="1" wp14:anchorId="4F9152C9" wp14:editId="1521B7D9">
            <wp:simplePos x="0" y="0"/>
            <wp:positionH relativeFrom="column">
              <wp:posOffset>1943100</wp:posOffset>
            </wp:positionH>
            <wp:positionV relativeFrom="paragraph">
              <wp:posOffset>311150</wp:posOffset>
            </wp:positionV>
            <wp:extent cx="4152900" cy="1533525"/>
            <wp:effectExtent l="0" t="0" r="0" b="0"/>
            <wp:wrapNone/>
            <wp:docPr id="59" name="image15.png" descr="C:\Users\J. Enkhtsetseg\Desktop\jj.png"/>
            <wp:cNvGraphicFramePr/>
            <a:graphic xmlns:a="http://schemas.openxmlformats.org/drawingml/2006/main">
              <a:graphicData uri="http://schemas.openxmlformats.org/drawingml/2006/picture">
                <pic:pic xmlns:pic="http://schemas.openxmlformats.org/drawingml/2006/picture">
                  <pic:nvPicPr>
                    <pic:cNvPr id="0" name="image15.png" descr="C:\Users\J. Enkhtsetseg\Desktop\jj.png"/>
                    <pic:cNvPicPr preferRelativeResize="0"/>
                  </pic:nvPicPr>
                  <pic:blipFill>
                    <a:blip r:embed="rId8"/>
                    <a:srcRect/>
                    <a:stretch>
                      <a:fillRect/>
                    </a:stretch>
                  </pic:blipFill>
                  <pic:spPr>
                    <a:xfrm>
                      <a:off x="0" y="0"/>
                      <a:ext cx="4152900" cy="1533525"/>
                    </a:xfrm>
                    <a:prstGeom prst="rect">
                      <a:avLst/>
                    </a:prstGeom>
                    <a:ln/>
                  </pic:spPr>
                </pic:pic>
              </a:graphicData>
            </a:graphic>
          </wp:anchor>
        </w:drawing>
      </w:r>
    </w:p>
    <w:p w14:paraId="479A4534" w14:textId="77777777" w:rsidR="002D62BF" w:rsidRDefault="00000000">
      <w:pPr>
        <w:numPr>
          <w:ilvl w:val="6"/>
          <w:numId w:val="70"/>
        </w:numPr>
        <w:pBdr>
          <w:top w:val="nil"/>
          <w:left w:val="nil"/>
          <w:bottom w:val="nil"/>
          <w:right w:val="nil"/>
          <w:between w:val="nil"/>
        </w:pBdr>
        <w:spacing w:after="0" w:line="240" w:lineRule="auto"/>
        <w:ind w:left="99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habitat</w:t>
      </w:r>
    </w:p>
    <w:p w14:paraId="045DBA14" w14:textId="77777777" w:rsidR="002D62BF" w:rsidRDefault="00000000">
      <w:pPr>
        <w:numPr>
          <w:ilvl w:val="6"/>
          <w:numId w:val="70"/>
        </w:numPr>
        <w:pBdr>
          <w:top w:val="nil"/>
          <w:left w:val="nil"/>
          <w:bottom w:val="nil"/>
          <w:right w:val="nil"/>
          <w:between w:val="nil"/>
        </w:pBdr>
        <w:spacing w:after="0" w:line="240" w:lineRule="auto"/>
        <w:ind w:left="99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adaptation</w:t>
      </w:r>
    </w:p>
    <w:p w14:paraId="1AB8511B" w14:textId="77777777" w:rsidR="002D62BF" w:rsidRDefault="00000000">
      <w:pPr>
        <w:numPr>
          <w:ilvl w:val="6"/>
          <w:numId w:val="70"/>
        </w:numPr>
        <w:pBdr>
          <w:top w:val="nil"/>
          <w:left w:val="nil"/>
          <w:bottom w:val="nil"/>
          <w:right w:val="nil"/>
          <w:between w:val="nil"/>
        </w:pBdr>
        <w:spacing w:after="0" w:line="240" w:lineRule="auto"/>
        <w:ind w:left="99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migration</w:t>
      </w:r>
    </w:p>
    <w:p w14:paraId="2C0C495C" w14:textId="77777777" w:rsidR="002D62BF" w:rsidRDefault="00000000">
      <w:pPr>
        <w:numPr>
          <w:ilvl w:val="6"/>
          <w:numId w:val="70"/>
        </w:numPr>
        <w:pBdr>
          <w:top w:val="nil"/>
          <w:left w:val="nil"/>
          <w:bottom w:val="nil"/>
          <w:right w:val="nil"/>
          <w:between w:val="nil"/>
        </w:pBdr>
        <w:spacing w:after="0" w:line="240" w:lineRule="auto"/>
        <w:ind w:left="99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symbiosis</w:t>
      </w:r>
    </w:p>
    <w:p w14:paraId="6E670C03" w14:textId="77777777" w:rsidR="002D62BF" w:rsidRDefault="002D62BF">
      <w:pPr>
        <w:pBdr>
          <w:top w:val="nil"/>
          <w:left w:val="nil"/>
          <w:bottom w:val="nil"/>
          <w:right w:val="nil"/>
          <w:between w:val="nil"/>
        </w:pBdr>
        <w:spacing w:after="0" w:line="240" w:lineRule="auto"/>
        <w:ind w:left="993"/>
        <w:rPr>
          <w:rFonts w:ascii="Times New Roman" w:eastAsia="Times New Roman" w:hAnsi="Times New Roman" w:cs="Times New Roman"/>
          <w:color w:val="000000"/>
          <w:sz w:val="28"/>
          <w:szCs w:val="28"/>
        </w:rPr>
      </w:pPr>
    </w:p>
    <w:p w14:paraId="0244B4C6" w14:textId="77777777" w:rsidR="002D62BF" w:rsidRDefault="00000000">
      <w:pPr>
        <w:numPr>
          <w:ilvl w:val="6"/>
          <w:numId w:val="70"/>
        </w:numPr>
        <w:pBdr>
          <w:top w:val="nil"/>
          <w:left w:val="nil"/>
          <w:bottom w:val="nil"/>
          <w:right w:val="nil"/>
          <w:between w:val="nil"/>
        </w:pBdr>
        <w:spacing w:line="240" w:lineRule="auto"/>
        <w:ind w:left="99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hibernation </w:t>
      </w:r>
    </w:p>
    <w:p w14:paraId="20D7AFC7" w14:textId="77777777" w:rsidR="002D62BF" w:rsidRDefault="002D62BF">
      <w:pPr>
        <w:spacing w:line="240" w:lineRule="auto"/>
        <w:rPr>
          <w:rFonts w:ascii="Times New Roman" w:eastAsia="Times New Roman" w:hAnsi="Times New Roman" w:cs="Times New Roman"/>
          <w:sz w:val="28"/>
          <w:szCs w:val="28"/>
        </w:rPr>
      </w:pPr>
    </w:p>
    <w:p w14:paraId="0D7F2058" w14:textId="77777777" w:rsidR="002D62BF" w:rsidRDefault="00000000">
      <w:pPr>
        <w:numPr>
          <w:ilvl w:val="1"/>
          <w:numId w:val="114"/>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Add four words for each line /4 points/</w:t>
      </w:r>
    </w:p>
    <w:p w14:paraId="6108792D" w14:textId="77777777" w:rsidR="002D62BF" w:rsidRDefault="00000000">
      <w:pPr>
        <w:numPr>
          <w:ilvl w:val="3"/>
          <w:numId w:val="149"/>
        </w:numPr>
        <w:pBdr>
          <w:top w:val="nil"/>
          <w:left w:val="nil"/>
          <w:bottom w:val="nil"/>
          <w:right w:val="nil"/>
          <w:between w:val="nil"/>
        </w:pBdr>
        <w:spacing w:after="0" w:line="240" w:lineRule="auto"/>
        <w:ind w:left="99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Terms in food chain; carnivore,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w:t>
      </w:r>
      <w:proofErr w:type="gramStart"/>
      <w:r>
        <w:rPr>
          <w:rFonts w:ascii="Times New Roman" w:eastAsia="Times New Roman" w:hAnsi="Times New Roman" w:cs="Times New Roman"/>
          <w:color w:val="000000"/>
          <w:sz w:val="28"/>
          <w:szCs w:val="28"/>
        </w:rPr>
        <w:t>…..</w:t>
      </w:r>
      <w:proofErr w:type="gramEnd"/>
    </w:p>
    <w:p w14:paraId="1D1DAFCE" w14:textId="77777777" w:rsidR="002D62BF" w:rsidRDefault="00000000">
      <w:pPr>
        <w:numPr>
          <w:ilvl w:val="3"/>
          <w:numId w:val="149"/>
        </w:numPr>
        <w:pBdr>
          <w:top w:val="nil"/>
          <w:left w:val="nil"/>
          <w:bottom w:val="nil"/>
          <w:right w:val="nil"/>
          <w:between w:val="nil"/>
        </w:pBdr>
        <w:spacing w:after="0" w:line="240" w:lineRule="auto"/>
        <w:ind w:left="99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Words in photo synthesis; oxygen, ………</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w:t>
      </w:r>
      <w:proofErr w:type="gramStart"/>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w:t>
      </w:r>
      <w:proofErr w:type="gramStart"/>
      <w:r>
        <w:rPr>
          <w:rFonts w:ascii="Times New Roman" w:eastAsia="Times New Roman" w:hAnsi="Times New Roman" w:cs="Times New Roman"/>
          <w:color w:val="000000"/>
          <w:sz w:val="28"/>
          <w:szCs w:val="28"/>
        </w:rPr>
        <w:t>…..</w:t>
      </w:r>
      <w:proofErr w:type="gramEnd"/>
    </w:p>
    <w:p w14:paraId="16EE405D" w14:textId="77777777" w:rsidR="002D62BF" w:rsidRDefault="00000000">
      <w:pPr>
        <w:numPr>
          <w:ilvl w:val="1"/>
          <w:numId w:val="114"/>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Use these words to make sentences in the passive </w:t>
      </w:r>
      <w:proofErr w:type="gramStart"/>
      <w:r>
        <w:rPr>
          <w:rFonts w:ascii="Times New Roman" w:eastAsia="Times New Roman" w:hAnsi="Times New Roman" w:cs="Times New Roman"/>
          <w:b/>
          <w:color w:val="000000"/>
          <w:sz w:val="28"/>
          <w:szCs w:val="28"/>
        </w:rPr>
        <w:t>voice</w:t>
      </w:r>
      <w:r>
        <w:rPr>
          <w:rFonts w:ascii="Times New Roman" w:eastAsia="Times New Roman" w:hAnsi="Times New Roman" w:cs="Times New Roman"/>
          <w:i/>
          <w:color w:val="000000"/>
          <w:sz w:val="24"/>
          <w:szCs w:val="24"/>
        </w:rPr>
        <w:t>.</w:t>
      </w:r>
      <w:r>
        <w:rPr>
          <w:rFonts w:ascii="Times New Roman" w:eastAsia="Times New Roman" w:hAnsi="Times New Roman" w:cs="Times New Roman"/>
          <w:b/>
          <w:color w:val="000000"/>
          <w:sz w:val="28"/>
          <w:szCs w:val="28"/>
        </w:rPr>
        <w:t>/</w:t>
      </w:r>
      <w:proofErr w:type="gramEnd"/>
      <w:r>
        <w:rPr>
          <w:rFonts w:ascii="Times New Roman" w:eastAsia="Times New Roman" w:hAnsi="Times New Roman" w:cs="Times New Roman"/>
          <w:b/>
          <w:color w:val="000000"/>
          <w:sz w:val="28"/>
          <w:szCs w:val="28"/>
        </w:rPr>
        <w:t xml:space="preserve">5 points/. </w:t>
      </w:r>
    </w:p>
    <w:p w14:paraId="4D27F10C" w14:textId="77777777" w:rsidR="002D62BF" w:rsidRDefault="00000000">
      <w:pPr>
        <w:numPr>
          <w:ilvl w:val="0"/>
          <w:numId w:val="15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cut down | in South America and Asia | rain forests</w:t>
      </w:r>
    </w:p>
    <w:p w14:paraId="10573B38"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14:paraId="7D878F5C" w14:textId="77777777" w:rsidR="002D62BF" w:rsidRDefault="00000000">
      <w:pPr>
        <w:numPr>
          <w:ilvl w:val="0"/>
          <w:numId w:val="15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fill | water | toxic pollutants | with</w:t>
      </w:r>
    </w:p>
    <w:p w14:paraId="5493A938"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14:paraId="3FCF994B" w14:textId="77777777" w:rsidR="002D62BF" w:rsidRDefault="00000000">
      <w:pPr>
        <w:numPr>
          <w:ilvl w:val="0"/>
          <w:numId w:val="15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see | can | on the climate | the human influence</w:t>
      </w:r>
    </w:p>
    <w:p w14:paraId="1A38A4D2"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14:paraId="0A17C636" w14:textId="77777777" w:rsidR="002D62BF" w:rsidRDefault="00000000">
      <w:pPr>
        <w:numPr>
          <w:ilvl w:val="0"/>
          <w:numId w:val="15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overpopulate | our planet</w:t>
      </w:r>
    </w:p>
    <w:p w14:paraId="4D1BC8C1"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14:paraId="3DF1645D" w14:textId="77777777" w:rsidR="002D62BF" w:rsidRDefault="00000000">
      <w:pPr>
        <w:numPr>
          <w:ilvl w:val="0"/>
          <w:numId w:val="15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do | about it | nothing</w:t>
      </w:r>
    </w:p>
    <w:p w14:paraId="70A40BDD" w14:textId="77777777" w:rsidR="002D62BF" w:rsidRDefault="00000000">
      <w:pPr>
        <w:pBdr>
          <w:top w:val="nil"/>
          <w:left w:val="nil"/>
          <w:bottom w:val="nil"/>
          <w:right w:val="nil"/>
          <w:between w:val="nil"/>
        </w:pBdr>
        <w:spacing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14:paraId="60681372" w14:textId="77777777" w:rsidR="002D62BF" w:rsidRDefault="00000000">
      <w:pPr>
        <w:numPr>
          <w:ilvl w:val="1"/>
          <w:numId w:val="114"/>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Make an object question and a subject question. /4 points/</w:t>
      </w:r>
    </w:p>
    <w:p w14:paraId="13BEE77D" w14:textId="77777777" w:rsidR="002D62BF" w:rsidRDefault="00000000">
      <w:pPr>
        <w:numPr>
          <w:ilvl w:val="3"/>
          <w:numId w:val="114"/>
        </w:numPr>
        <w:pBdr>
          <w:top w:val="nil"/>
          <w:left w:val="nil"/>
          <w:bottom w:val="nil"/>
          <w:right w:val="nil"/>
          <w:between w:val="nil"/>
        </w:pBdr>
        <w:tabs>
          <w:tab w:val="left" w:pos="1134"/>
        </w:tabs>
        <w:spacing w:after="0" w:line="240" w:lineRule="auto"/>
        <w:ind w:left="1843" w:hanging="127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food was on the table.</w:t>
      </w:r>
    </w:p>
    <w:p w14:paraId="1DC36F8B" w14:textId="77777777" w:rsidR="002D62BF" w:rsidRDefault="00000000">
      <w:pPr>
        <w:numPr>
          <w:ilvl w:val="0"/>
          <w:numId w:val="8"/>
        </w:numPr>
        <w:pBdr>
          <w:top w:val="nil"/>
          <w:left w:val="nil"/>
          <w:bottom w:val="nil"/>
          <w:right w:val="nil"/>
          <w:between w:val="nil"/>
        </w:pBdr>
        <w:spacing w:after="0" w:line="240" w:lineRule="auto"/>
        <w:ind w:left="1134" w:hanging="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Object question: ___________________________________________</w:t>
      </w:r>
    </w:p>
    <w:p w14:paraId="6D9AE5C2" w14:textId="77777777" w:rsidR="002D62BF" w:rsidRDefault="00000000">
      <w:pPr>
        <w:numPr>
          <w:ilvl w:val="0"/>
          <w:numId w:val="8"/>
        </w:numPr>
        <w:pBdr>
          <w:top w:val="nil"/>
          <w:left w:val="nil"/>
          <w:bottom w:val="nil"/>
          <w:right w:val="nil"/>
          <w:between w:val="nil"/>
        </w:pBdr>
        <w:spacing w:after="0" w:line="240" w:lineRule="auto"/>
        <w:ind w:left="1134" w:hanging="567"/>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Subject question: ___________________________________________</w:t>
      </w:r>
    </w:p>
    <w:p w14:paraId="6A6D4181" w14:textId="77777777" w:rsidR="002D62BF" w:rsidRDefault="00000000">
      <w:pPr>
        <w:numPr>
          <w:ilvl w:val="3"/>
          <w:numId w:val="114"/>
        </w:numPr>
        <w:pBdr>
          <w:top w:val="nil"/>
          <w:left w:val="nil"/>
          <w:bottom w:val="nil"/>
          <w:right w:val="nil"/>
          <w:between w:val="nil"/>
        </w:pBdr>
        <w:spacing w:after="0" w:line="240" w:lineRule="auto"/>
        <w:ind w:left="1134" w:hanging="56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student is from Colombia.</w:t>
      </w:r>
    </w:p>
    <w:p w14:paraId="7C76DFC8" w14:textId="77777777" w:rsidR="002D62BF" w:rsidRDefault="00000000">
      <w:pPr>
        <w:numPr>
          <w:ilvl w:val="0"/>
          <w:numId w:val="9"/>
        </w:numPr>
        <w:pBdr>
          <w:top w:val="nil"/>
          <w:left w:val="nil"/>
          <w:bottom w:val="nil"/>
          <w:right w:val="nil"/>
          <w:between w:val="nil"/>
        </w:pBdr>
        <w:spacing w:after="0" w:line="240" w:lineRule="auto"/>
        <w:ind w:left="1134" w:hanging="567"/>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Object question: __________________________________________________</w:t>
      </w:r>
    </w:p>
    <w:p w14:paraId="7773E766" w14:textId="77777777" w:rsidR="002D62BF" w:rsidRDefault="00000000">
      <w:pPr>
        <w:numPr>
          <w:ilvl w:val="0"/>
          <w:numId w:val="9"/>
        </w:numPr>
        <w:pBdr>
          <w:top w:val="nil"/>
          <w:left w:val="nil"/>
          <w:bottom w:val="nil"/>
          <w:right w:val="nil"/>
          <w:between w:val="nil"/>
        </w:pBdr>
        <w:spacing w:after="0" w:line="240" w:lineRule="auto"/>
        <w:ind w:left="1134" w:hanging="567"/>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Subject question: _________________________________________________</w:t>
      </w:r>
    </w:p>
    <w:p w14:paraId="34813C0D" w14:textId="77777777" w:rsidR="002D62BF" w:rsidRDefault="00000000">
      <w:pPr>
        <w:numPr>
          <w:ilvl w:val="1"/>
          <w:numId w:val="114"/>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Fill in the blanks with appropriate prepositions /3 points/ </w:t>
      </w:r>
    </w:p>
    <w:p w14:paraId="5CE98C46" w14:textId="77777777" w:rsidR="002D62BF"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She's always on the phone - Who's she talking ________?</w:t>
      </w:r>
    </w:p>
    <w:p w14:paraId="06B73333" w14:textId="77777777" w:rsidR="002D62BF"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I can't wait - I'm going on holiday next week. B: Where ________?</w:t>
      </w:r>
    </w:p>
    <w:p w14:paraId="3D33CFDE" w14:textId="77777777" w:rsidR="002D62BF" w:rsidRDefault="00000000">
      <w:pPr>
        <w:numPr>
          <w:ilvl w:val="0"/>
          <w:numId w:val="10"/>
        </w:numPr>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What a waste of money! Where did you buy that _______?</w:t>
      </w:r>
    </w:p>
    <w:p w14:paraId="07BA552A" w14:textId="77777777" w:rsidR="002D62BF" w:rsidRDefault="00000000">
      <w:pPr>
        <w:numPr>
          <w:ilvl w:val="1"/>
          <w:numId w:val="114"/>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Underline the correct answer /4 points/</w:t>
      </w:r>
    </w:p>
    <w:p w14:paraId="1261D3C0"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He speaks </w:t>
      </w:r>
      <w:r>
        <w:rPr>
          <w:rFonts w:ascii="Times New Roman" w:eastAsia="Times New Roman" w:hAnsi="Times New Roman" w:cs="Times New Roman"/>
          <w:i/>
          <w:color w:val="000000"/>
          <w:sz w:val="28"/>
          <w:szCs w:val="28"/>
        </w:rPr>
        <w:t>both/neither/either</w:t>
      </w:r>
      <w:r>
        <w:rPr>
          <w:rFonts w:ascii="Times New Roman" w:eastAsia="Times New Roman" w:hAnsi="Times New Roman" w:cs="Times New Roman"/>
          <w:color w:val="000000"/>
          <w:sz w:val="28"/>
          <w:szCs w:val="28"/>
        </w:rPr>
        <w:t xml:space="preserve"> Spanish nor English.</w:t>
      </w:r>
    </w:p>
    <w:p w14:paraId="4E0515A9"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 She hasn’t seen </w:t>
      </w:r>
      <w:r>
        <w:rPr>
          <w:rFonts w:ascii="Times New Roman" w:eastAsia="Times New Roman" w:hAnsi="Times New Roman" w:cs="Times New Roman"/>
          <w:i/>
          <w:color w:val="000000"/>
          <w:sz w:val="28"/>
          <w:szCs w:val="28"/>
        </w:rPr>
        <w:t>both/neither/either</w:t>
      </w:r>
      <w:r>
        <w:rPr>
          <w:rFonts w:ascii="Times New Roman" w:eastAsia="Times New Roman" w:hAnsi="Times New Roman" w:cs="Times New Roman"/>
          <w:color w:val="000000"/>
          <w:sz w:val="28"/>
          <w:szCs w:val="28"/>
        </w:rPr>
        <w:t xml:space="preserve"> of those paintings for ages.</w:t>
      </w:r>
    </w:p>
    <w:p w14:paraId="341CD4FA"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3.</w:t>
      </w:r>
      <w:r>
        <w:rPr>
          <w:rFonts w:ascii="Times New Roman" w:eastAsia="Times New Roman" w:hAnsi="Times New Roman" w:cs="Times New Roman"/>
          <w:i/>
          <w:color w:val="000000"/>
          <w:sz w:val="28"/>
          <w:szCs w:val="28"/>
        </w:rPr>
        <w:t xml:space="preserve"> Both/Neither/Either </w:t>
      </w:r>
      <w:r>
        <w:rPr>
          <w:rFonts w:ascii="Times New Roman" w:eastAsia="Times New Roman" w:hAnsi="Times New Roman" w:cs="Times New Roman"/>
          <w:color w:val="000000"/>
          <w:sz w:val="28"/>
          <w:szCs w:val="28"/>
        </w:rPr>
        <w:t>of my sisters live in Asturias.</w:t>
      </w:r>
    </w:p>
    <w:p w14:paraId="512359D4"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 </w:t>
      </w:r>
      <w:r>
        <w:rPr>
          <w:rFonts w:ascii="Times New Roman" w:eastAsia="Times New Roman" w:hAnsi="Times New Roman" w:cs="Times New Roman"/>
          <w:i/>
          <w:color w:val="000000"/>
          <w:sz w:val="28"/>
          <w:szCs w:val="28"/>
        </w:rPr>
        <w:t>Both/Neither/Either</w:t>
      </w:r>
      <w:r>
        <w:rPr>
          <w:rFonts w:ascii="Times New Roman" w:eastAsia="Times New Roman" w:hAnsi="Times New Roman" w:cs="Times New Roman"/>
          <w:color w:val="000000"/>
          <w:sz w:val="28"/>
          <w:szCs w:val="28"/>
        </w:rPr>
        <w:t xml:space="preserve"> of them want to go swimming.</w:t>
      </w:r>
    </w:p>
    <w:p w14:paraId="543A0024" w14:textId="77777777" w:rsidR="002D62BF" w:rsidRDefault="002D62BF">
      <w:pPr>
        <w:spacing w:line="240" w:lineRule="auto"/>
        <w:jc w:val="center"/>
        <w:rPr>
          <w:rFonts w:ascii="Times New Roman" w:eastAsia="Times New Roman" w:hAnsi="Times New Roman" w:cs="Times New Roman"/>
          <w:b/>
          <w:sz w:val="24"/>
          <w:szCs w:val="24"/>
        </w:rPr>
      </w:pPr>
    </w:p>
    <w:p w14:paraId="50245505" w14:textId="77777777" w:rsidR="002D62BF"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to unit-6                                 A version</w:t>
      </w:r>
    </w:p>
    <w:p w14:paraId="1CDE88E5" w14:textId="77777777" w:rsidR="002D62BF" w:rsidRDefault="00000000">
      <w:pPr>
        <w:numPr>
          <w:ilvl w:val="0"/>
          <w:numId w:val="73"/>
        </w:num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Match the words with their definitions /5 points/</w:t>
      </w:r>
    </w:p>
    <w:p w14:paraId="20367822" w14:textId="77777777" w:rsidR="002D62BF" w:rsidRDefault="00000000">
      <w:pPr>
        <w:pBdr>
          <w:top w:val="nil"/>
          <w:left w:val="nil"/>
          <w:bottom w:val="nil"/>
          <w:right w:val="nil"/>
          <w:between w:val="nil"/>
        </w:pBdr>
        <w:spacing w:line="240" w:lineRule="auto"/>
        <w:ind w:left="108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1c, 2e, 3d, 4a, 5b</w:t>
      </w:r>
    </w:p>
    <w:p w14:paraId="64AB7A01" w14:textId="77777777" w:rsidR="002D62BF" w:rsidRDefault="00000000">
      <w:pPr>
        <w:pBdr>
          <w:top w:val="nil"/>
          <w:left w:val="nil"/>
          <w:bottom w:val="nil"/>
          <w:right w:val="nil"/>
          <w:between w:val="nil"/>
        </w:pBdr>
        <w:spacing w:after="0" w:line="240" w:lineRule="auto"/>
        <w:ind w:left="4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II. Add four words for each line /4 points/</w:t>
      </w:r>
    </w:p>
    <w:p w14:paraId="21746769" w14:textId="77777777" w:rsidR="002D62BF" w:rsidRDefault="00000000">
      <w:pPr>
        <w:numPr>
          <w:ilvl w:val="0"/>
          <w:numId w:val="7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Habitat interaction words; symbiosis, camouflage, migration, hibernation </w:t>
      </w:r>
    </w:p>
    <w:p w14:paraId="09AFE1F8" w14:textId="77777777" w:rsidR="002D62BF" w:rsidRDefault="00000000">
      <w:pPr>
        <w:numPr>
          <w:ilvl w:val="0"/>
          <w:numId w:val="7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Animals in food web; vulture, fungi, coyote, crow </w:t>
      </w:r>
    </w:p>
    <w:p w14:paraId="3B7C8AC3" w14:textId="77777777" w:rsidR="002D62BF"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III. Use these words to make sentences in the passive </w:t>
      </w:r>
      <w:proofErr w:type="gramStart"/>
      <w:r>
        <w:rPr>
          <w:rFonts w:ascii="Times New Roman" w:eastAsia="Times New Roman" w:hAnsi="Times New Roman" w:cs="Times New Roman"/>
          <w:b/>
          <w:color w:val="000000"/>
          <w:sz w:val="24"/>
          <w:szCs w:val="24"/>
        </w:rPr>
        <w:t>voice</w:t>
      </w:r>
      <w:r>
        <w:rPr>
          <w:rFonts w:ascii="Times New Roman" w:eastAsia="Times New Roman" w:hAnsi="Times New Roman" w:cs="Times New Roman"/>
          <w:i/>
          <w:color w:val="000000"/>
          <w:sz w:val="24"/>
          <w:szCs w:val="24"/>
        </w:rPr>
        <w:t>.</w:t>
      </w:r>
      <w:r>
        <w:rPr>
          <w:rFonts w:ascii="Times New Roman" w:eastAsia="Times New Roman" w:hAnsi="Times New Roman" w:cs="Times New Roman"/>
          <w:b/>
          <w:color w:val="000000"/>
          <w:sz w:val="24"/>
          <w:szCs w:val="24"/>
        </w:rPr>
        <w:t>/</w:t>
      </w:r>
      <w:proofErr w:type="gramEnd"/>
      <w:r>
        <w:rPr>
          <w:rFonts w:ascii="Times New Roman" w:eastAsia="Times New Roman" w:hAnsi="Times New Roman" w:cs="Times New Roman"/>
          <w:b/>
          <w:color w:val="000000"/>
          <w:sz w:val="24"/>
          <w:szCs w:val="24"/>
        </w:rPr>
        <w:t xml:space="preserve">5 points/. </w:t>
      </w:r>
    </w:p>
    <w:p w14:paraId="33E42000"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   Too much waste is produced in developed countries</w:t>
      </w:r>
    </w:p>
    <w:p w14:paraId="51AC6C93"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   Big cities are blocked by cars</w:t>
      </w:r>
    </w:p>
    <w:p w14:paraId="5ECE35AB" w14:textId="77777777" w:rsidR="002D62BF" w:rsidRDefault="00000000">
      <w:pPr>
        <w:numPr>
          <w:ilvl w:val="0"/>
          <w:numId w:val="7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Beaches are covered by plastic bags and bottles </w:t>
      </w:r>
    </w:p>
    <w:p w14:paraId="27EDBB09" w14:textId="77777777" w:rsidR="002D62BF" w:rsidRDefault="00000000">
      <w:pPr>
        <w:numPr>
          <w:ilvl w:val="0"/>
          <w:numId w:val="7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Millions of dead animals are found on roads every year</w:t>
      </w:r>
    </w:p>
    <w:p w14:paraId="662D20E8" w14:textId="77777777" w:rsidR="002D62BF" w:rsidRDefault="00000000">
      <w:pPr>
        <w:numPr>
          <w:ilvl w:val="0"/>
          <w:numId w:val="7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Air is polluted by factories and vehicle exhausts</w:t>
      </w:r>
    </w:p>
    <w:p w14:paraId="6C545FE9" w14:textId="77777777" w:rsidR="002D62BF"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IV.</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Make an object question and a subject question. /4 points/</w:t>
      </w:r>
    </w:p>
    <w:p w14:paraId="7BF0629B" w14:textId="77777777" w:rsidR="002D62BF" w:rsidRDefault="00000000">
      <w:pPr>
        <w:numPr>
          <w:ilvl w:val="3"/>
          <w:numId w:val="72"/>
        </w:numPr>
        <w:pBdr>
          <w:top w:val="nil"/>
          <w:left w:val="nil"/>
          <w:bottom w:val="nil"/>
          <w:right w:val="nil"/>
          <w:between w:val="nil"/>
        </w:pBdr>
        <w:spacing w:after="0" w:line="240" w:lineRule="auto"/>
        <w:ind w:left="2694" w:hanging="4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car is in the garage.</w:t>
      </w:r>
    </w:p>
    <w:p w14:paraId="5003C2FA" w14:textId="77777777" w:rsidR="002D62BF" w:rsidRDefault="00000000">
      <w:pPr>
        <w:numPr>
          <w:ilvl w:val="0"/>
          <w:numId w:val="15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 question: Where is the car?</w:t>
      </w:r>
    </w:p>
    <w:p w14:paraId="3B5BD599" w14:textId="77777777" w:rsidR="002D62BF" w:rsidRDefault="00000000">
      <w:pPr>
        <w:numPr>
          <w:ilvl w:val="0"/>
          <w:numId w:val="15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Subject question: What is in the garage? </w:t>
      </w:r>
    </w:p>
    <w:p w14:paraId="4D1E342F" w14:textId="77777777" w:rsidR="002D62BF" w:rsidRDefault="00000000">
      <w:pPr>
        <w:numPr>
          <w:ilvl w:val="3"/>
          <w:numId w:val="72"/>
        </w:numPr>
        <w:pBdr>
          <w:top w:val="nil"/>
          <w:left w:val="nil"/>
          <w:bottom w:val="nil"/>
          <w:right w:val="nil"/>
          <w:between w:val="nil"/>
        </w:pBdr>
        <w:spacing w:after="0" w:line="240" w:lineRule="auto"/>
        <w:ind w:left="2835" w:hanging="5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Julie loves ice-cream.</w:t>
      </w:r>
    </w:p>
    <w:p w14:paraId="1AC4D49B" w14:textId="77777777" w:rsidR="002D62BF" w:rsidRDefault="00000000">
      <w:pPr>
        <w:numPr>
          <w:ilvl w:val="0"/>
          <w:numId w:val="15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 question: What does Julie love?</w:t>
      </w:r>
    </w:p>
    <w:p w14:paraId="0C1CF682" w14:textId="77777777" w:rsidR="002D62BF" w:rsidRDefault="00000000">
      <w:pPr>
        <w:numPr>
          <w:ilvl w:val="0"/>
          <w:numId w:val="15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Subject question: Who loves ice-cream?</w:t>
      </w:r>
    </w:p>
    <w:p w14:paraId="4E29958B" w14:textId="77777777" w:rsidR="002D62BF" w:rsidRDefault="00000000">
      <w:pPr>
        <w:numPr>
          <w:ilvl w:val="0"/>
          <w:numId w:val="143"/>
        </w:num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Fill in the blanks with appropriate prepositions /3 points/ </w:t>
      </w:r>
    </w:p>
    <w:p w14:paraId="2C5AD7CE" w14:textId="77777777" w:rsidR="002D62BF" w:rsidRDefault="00000000">
      <w:pPr>
        <w:pBdr>
          <w:top w:val="nil"/>
          <w:left w:val="nil"/>
          <w:bottom w:val="nil"/>
          <w:right w:val="nil"/>
          <w:between w:val="nil"/>
        </w:pBdr>
        <w:spacing w:line="240" w:lineRule="auto"/>
        <w:ind w:left="108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1.for 2. to 3. about</w:t>
      </w:r>
    </w:p>
    <w:p w14:paraId="3415B94D" w14:textId="77777777" w:rsidR="002D62BF"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VI. Underline the correct answer /4 points/</w:t>
      </w:r>
    </w:p>
    <w:p w14:paraId="4072930B" w14:textId="77777777" w:rsidR="002D62BF" w:rsidRDefault="00000000">
      <w:pPr>
        <w:pBdr>
          <w:top w:val="nil"/>
          <w:left w:val="nil"/>
          <w:bottom w:val="nil"/>
          <w:right w:val="nil"/>
          <w:between w:val="nil"/>
        </w:pBdr>
        <w:spacing w:after="0" w:line="240" w:lineRule="auto"/>
        <w:ind w:left="1440"/>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i/>
          <w:color w:val="000000"/>
          <w:sz w:val="24"/>
          <w:szCs w:val="24"/>
        </w:rPr>
        <w:t xml:space="preserve">Both </w:t>
      </w:r>
      <w:proofErr w:type="gramStart"/>
      <w:r>
        <w:rPr>
          <w:rFonts w:ascii="Times New Roman" w:eastAsia="Times New Roman" w:hAnsi="Times New Roman" w:cs="Times New Roman"/>
          <w:i/>
          <w:color w:val="000000"/>
          <w:sz w:val="24"/>
          <w:szCs w:val="24"/>
        </w:rPr>
        <w:t>2.Neither</w:t>
      </w:r>
      <w:proofErr w:type="gramEnd"/>
      <w:r>
        <w:rPr>
          <w:rFonts w:ascii="Times New Roman" w:eastAsia="Times New Roman" w:hAnsi="Times New Roman" w:cs="Times New Roman"/>
          <w:i/>
          <w:color w:val="000000"/>
          <w:sz w:val="24"/>
          <w:szCs w:val="24"/>
        </w:rPr>
        <w:t xml:space="preserve"> 3. Either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4. both </w:t>
      </w:r>
    </w:p>
    <w:p w14:paraId="067FDF32" w14:textId="77777777" w:rsidR="002D62BF" w:rsidRDefault="00000000">
      <w:pPr>
        <w:pBdr>
          <w:top w:val="nil"/>
          <w:left w:val="nil"/>
          <w:bottom w:val="nil"/>
          <w:right w:val="nil"/>
          <w:between w:val="nil"/>
        </w:pBdr>
        <w:spacing w:after="0" w:line="240" w:lineRule="auto"/>
        <w:ind w:left="18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B version</w:t>
      </w:r>
    </w:p>
    <w:p w14:paraId="72A23E9A" w14:textId="77777777" w:rsidR="002D62BF" w:rsidRDefault="00000000">
      <w:pPr>
        <w:numPr>
          <w:ilvl w:val="0"/>
          <w:numId w:val="60"/>
        </w:num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Match the words with their definitions /5 points/</w:t>
      </w:r>
    </w:p>
    <w:p w14:paraId="5548980C" w14:textId="77777777" w:rsidR="002D62BF" w:rsidRDefault="00000000">
      <w:pPr>
        <w:pBdr>
          <w:top w:val="nil"/>
          <w:left w:val="nil"/>
          <w:bottom w:val="nil"/>
          <w:right w:val="nil"/>
          <w:between w:val="nil"/>
        </w:pBdr>
        <w:spacing w:line="240" w:lineRule="auto"/>
        <w:ind w:left="126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1b, 2c, 3a, 4e, 5d</w:t>
      </w:r>
    </w:p>
    <w:p w14:paraId="5CFDF92C" w14:textId="77777777" w:rsidR="002D62BF"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II. Add four words for each line /4 points/</w:t>
      </w:r>
    </w:p>
    <w:p w14:paraId="164CEDA5" w14:textId="77777777" w:rsidR="002D62BF" w:rsidRDefault="00000000">
      <w:pPr>
        <w:numPr>
          <w:ilvl w:val="3"/>
          <w:numId w:val="71"/>
        </w:numPr>
        <w:pBdr>
          <w:top w:val="nil"/>
          <w:left w:val="nil"/>
          <w:bottom w:val="nil"/>
          <w:right w:val="nil"/>
          <w:between w:val="nil"/>
        </w:pBdr>
        <w:spacing w:after="0" w:line="240" w:lineRule="auto"/>
        <w:ind w:left="1593" w:hanging="3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Terms in food chain; consumer, omnivore, herbivore, insectivore</w:t>
      </w:r>
    </w:p>
    <w:p w14:paraId="2045928F" w14:textId="77777777" w:rsidR="002D62BF" w:rsidRDefault="00000000">
      <w:pPr>
        <w:numPr>
          <w:ilvl w:val="3"/>
          <w:numId w:val="71"/>
        </w:numPr>
        <w:pBdr>
          <w:top w:val="nil"/>
          <w:left w:val="nil"/>
          <w:bottom w:val="nil"/>
          <w:right w:val="nil"/>
          <w:between w:val="nil"/>
        </w:pBdr>
        <w:spacing w:after="0" w:line="240" w:lineRule="auto"/>
        <w:ind w:left="1593" w:hanging="3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Words in photo synthesis; water, energy, glucose, chlorophyll</w:t>
      </w:r>
    </w:p>
    <w:p w14:paraId="28143398" w14:textId="77777777" w:rsidR="002D62BF"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III. Use these words to make sentences in the passive </w:t>
      </w:r>
      <w:proofErr w:type="gramStart"/>
      <w:r>
        <w:rPr>
          <w:rFonts w:ascii="Times New Roman" w:eastAsia="Times New Roman" w:hAnsi="Times New Roman" w:cs="Times New Roman"/>
          <w:b/>
          <w:color w:val="000000"/>
          <w:sz w:val="24"/>
          <w:szCs w:val="24"/>
        </w:rPr>
        <w:t>voice</w:t>
      </w:r>
      <w:r>
        <w:rPr>
          <w:rFonts w:ascii="Times New Roman" w:eastAsia="Times New Roman" w:hAnsi="Times New Roman" w:cs="Times New Roman"/>
          <w:i/>
          <w:color w:val="000000"/>
          <w:sz w:val="24"/>
          <w:szCs w:val="24"/>
        </w:rPr>
        <w:t>.</w:t>
      </w:r>
      <w:r>
        <w:rPr>
          <w:rFonts w:ascii="Times New Roman" w:eastAsia="Times New Roman" w:hAnsi="Times New Roman" w:cs="Times New Roman"/>
          <w:b/>
          <w:color w:val="000000"/>
          <w:sz w:val="24"/>
          <w:szCs w:val="24"/>
        </w:rPr>
        <w:t>/</w:t>
      </w:r>
      <w:proofErr w:type="gramEnd"/>
      <w:r>
        <w:rPr>
          <w:rFonts w:ascii="Times New Roman" w:eastAsia="Times New Roman" w:hAnsi="Times New Roman" w:cs="Times New Roman"/>
          <w:b/>
          <w:color w:val="000000"/>
          <w:sz w:val="24"/>
          <w:szCs w:val="24"/>
        </w:rPr>
        <w:t xml:space="preserve">5 points/. </w:t>
      </w:r>
    </w:p>
    <w:p w14:paraId="2A0C182D" w14:textId="77777777" w:rsidR="002D62BF" w:rsidRDefault="00000000">
      <w:pPr>
        <w:numPr>
          <w:ilvl w:val="0"/>
          <w:numId w:val="7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Rain forests are cut down in South America and Asia. </w:t>
      </w:r>
    </w:p>
    <w:p w14:paraId="2D08348A" w14:textId="77777777" w:rsidR="002D62BF" w:rsidRDefault="00000000">
      <w:pPr>
        <w:numPr>
          <w:ilvl w:val="0"/>
          <w:numId w:val="7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Water is filled with toxic pollutants</w:t>
      </w:r>
    </w:p>
    <w:p w14:paraId="2ED462D5" w14:textId="77777777" w:rsidR="002D62BF" w:rsidRDefault="00000000">
      <w:pPr>
        <w:numPr>
          <w:ilvl w:val="0"/>
          <w:numId w:val="7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human influence can be seen on the climate </w:t>
      </w:r>
    </w:p>
    <w:p w14:paraId="24E050E9" w14:textId="77777777" w:rsidR="002D62BF" w:rsidRDefault="00000000">
      <w:pPr>
        <w:numPr>
          <w:ilvl w:val="0"/>
          <w:numId w:val="74"/>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Our planet </w:t>
      </w:r>
      <w:proofErr w:type="gramStart"/>
      <w:r>
        <w:rPr>
          <w:rFonts w:ascii="Times New Roman" w:eastAsia="Times New Roman" w:hAnsi="Times New Roman" w:cs="Times New Roman"/>
          <w:color w:val="000000"/>
          <w:sz w:val="24"/>
          <w:szCs w:val="24"/>
        </w:rPr>
        <w:t>is overpopulates</w:t>
      </w:r>
      <w:proofErr w:type="gramEnd"/>
    </w:p>
    <w:p w14:paraId="4C8CB1B7" w14:textId="77777777" w:rsidR="002D62BF" w:rsidRDefault="00000000">
      <w:pPr>
        <w:numPr>
          <w:ilvl w:val="0"/>
          <w:numId w:val="74"/>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Nothing is done about it </w:t>
      </w:r>
    </w:p>
    <w:p w14:paraId="4C8AA6BA" w14:textId="77777777" w:rsidR="002D62BF"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IV. Make an object question and a subject question. /4 points/</w:t>
      </w:r>
    </w:p>
    <w:p w14:paraId="7E2B00F6" w14:textId="77777777" w:rsidR="002D62BF" w:rsidRDefault="00000000">
      <w:pPr>
        <w:numPr>
          <w:ilvl w:val="3"/>
          <w:numId w:val="114"/>
        </w:numPr>
        <w:pBdr>
          <w:top w:val="nil"/>
          <w:left w:val="nil"/>
          <w:bottom w:val="nil"/>
          <w:right w:val="nil"/>
          <w:between w:val="nil"/>
        </w:pBdr>
        <w:tabs>
          <w:tab w:val="left" w:pos="1134"/>
        </w:tabs>
        <w:spacing w:after="0" w:line="240" w:lineRule="auto"/>
        <w:ind w:left="1843" w:hanging="12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food was on the table.</w:t>
      </w:r>
    </w:p>
    <w:p w14:paraId="52D0E3F0" w14:textId="77777777" w:rsidR="002D62BF" w:rsidRDefault="00000000">
      <w:pPr>
        <w:numPr>
          <w:ilvl w:val="0"/>
          <w:numId w:val="8"/>
        </w:numPr>
        <w:pBdr>
          <w:top w:val="nil"/>
          <w:left w:val="nil"/>
          <w:bottom w:val="nil"/>
          <w:right w:val="nil"/>
          <w:between w:val="nil"/>
        </w:pBdr>
        <w:spacing w:after="0" w:line="24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 question: ___________________________________________</w:t>
      </w:r>
    </w:p>
    <w:p w14:paraId="32C550B8" w14:textId="77777777" w:rsidR="002D62BF" w:rsidRDefault="00000000">
      <w:pPr>
        <w:numPr>
          <w:ilvl w:val="0"/>
          <w:numId w:val="8"/>
        </w:numPr>
        <w:pBdr>
          <w:top w:val="nil"/>
          <w:left w:val="nil"/>
          <w:bottom w:val="nil"/>
          <w:right w:val="nil"/>
          <w:between w:val="nil"/>
        </w:pBdr>
        <w:spacing w:after="0" w:line="240" w:lineRule="auto"/>
        <w:ind w:left="1134" w:hanging="567"/>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Subject question: ___________________________________________</w:t>
      </w:r>
    </w:p>
    <w:p w14:paraId="56B67736" w14:textId="77777777" w:rsidR="002D62BF" w:rsidRDefault="00000000">
      <w:pPr>
        <w:numPr>
          <w:ilvl w:val="3"/>
          <w:numId w:val="114"/>
        </w:numPr>
        <w:pBdr>
          <w:top w:val="nil"/>
          <w:left w:val="nil"/>
          <w:bottom w:val="nil"/>
          <w:right w:val="nil"/>
          <w:between w:val="nil"/>
        </w:pBdr>
        <w:spacing w:after="0" w:line="24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student is from Colombia.</w:t>
      </w:r>
    </w:p>
    <w:p w14:paraId="310840B0" w14:textId="77777777" w:rsidR="002D62BF" w:rsidRDefault="00000000">
      <w:pPr>
        <w:numPr>
          <w:ilvl w:val="0"/>
          <w:numId w:val="9"/>
        </w:numPr>
        <w:pBdr>
          <w:top w:val="nil"/>
          <w:left w:val="nil"/>
          <w:bottom w:val="nil"/>
          <w:right w:val="nil"/>
          <w:between w:val="nil"/>
        </w:pBdr>
        <w:spacing w:after="0" w:line="240" w:lineRule="auto"/>
        <w:ind w:left="1134" w:hanging="5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 question: __________________________________________________</w:t>
      </w:r>
    </w:p>
    <w:p w14:paraId="24A67342" w14:textId="77777777" w:rsidR="002D62BF" w:rsidRDefault="00000000">
      <w:pPr>
        <w:numPr>
          <w:ilvl w:val="0"/>
          <w:numId w:val="9"/>
        </w:numPr>
        <w:pBdr>
          <w:top w:val="nil"/>
          <w:left w:val="nil"/>
          <w:bottom w:val="nil"/>
          <w:right w:val="nil"/>
          <w:between w:val="nil"/>
        </w:pBdr>
        <w:spacing w:line="240" w:lineRule="auto"/>
        <w:ind w:left="1134" w:hanging="5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Subject question: _________________________________________________</w:t>
      </w:r>
    </w:p>
    <w:p w14:paraId="20A08438" w14:textId="77777777" w:rsidR="002D62BF"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V. Fill in the blanks with appropriate prepositions /3 points/</w:t>
      </w:r>
    </w:p>
    <w:p w14:paraId="48FD18A2" w14:textId="77777777" w:rsidR="002D62BF" w:rsidRDefault="00000000">
      <w:pPr>
        <w:numPr>
          <w:ilvl w:val="0"/>
          <w:numId w:val="61"/>
        </w:numPr>
        <w:pBdr>
          <w:top w:val="nil"/>
          <w:left w:val="nil"/>
          <w:bottom w:val="nil"/>
          <w:right w:val="nil"/>
          <w:between w:val="nil"/>
        </w:pBd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to 2. to 3. from</w:t>
      </w:r>
    </w:p>
    <w:p w14:paraId="30A6D2D9" w14:textId="77777777" w:rsidR="002D62BF"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VI. Underline the correct answer /4 points/</w:t>
      </w:r>
    </w:p>
    <w:p w14:paraId="0AF39A10" w14:textId="77777777" w:rsidR="002D62BF" w:rsidRDefault="0000000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i/>
          <w:color w:val="000000"/>
          <w:sz w:val="24"/>
          <w:szCs w:val="24"/>
        </w:rPr>
        <w:t>neither</w:t>
      </w:r>
      <w:r>
        <w:rPr>
          <w:rFonts w:ascii="Times New Roman" w:eastAsia="Times New Roman" w:hAnsi="Times New Roman" w:cs="Times New Roman"/>
          <w:color w:val="000000"/>
          <w:sz w:val="24"/>
          <w:szCs w:val="24"/>
        </w:rPr>
        <w:t xml:space="preserve"> 2. </w:t>
      </w:r>
      <w:r>
        <w:rPr>
          <w:rFonts w:ascii="Times New Roman" w:eastAsia="Times New Roman" w:hAnsi="Times New Roman" w:cs="Times New Roman"/>
          <w:i/>
          <w:color w:val="000000"/>
          <w:sz w:val="24"/>
          <w:szCs w:val="24"/>
        </w:rPr>
        <w:t>either 3 Both 4. Both</w:t>
      </w:r>
      <w:r>
        <w:rPr>
          <w:rFonts w:ascii="Times New Roman" w:eastAsia="Times New Roman" w:hAnsi="Times New Roman" w:cs="Times New Roman"/>
          <w:color w:val="000000"/>
          <w:sz w:val="24"/>
          <w:szCs w:val="24"/>
        </w:rPr>
        <w:t xml:space="preserve"> </w:t>
      </w:r>
    </w:p>
    <w:sdt>
      <w:sdtPr>
        <w:tag w:val="goog_rdk_2"/>
        <w:id w:val="725723195"/>
      </w:sdtPr>
      <w:sdtContent>
        <w:p w14:paraId="3E6A1960" w14:textId="77777777" w:rsidR="002D62BF" w:rsidRDefault="00000000">
          <w:pPr>
            <w:pBdr>
              <w:top w:val="nil"/>
              <w:left w:val="nil"/>
              <w:bottom w:val="nil"/>
              <w:right w:val="nil"/>
              <w:between w:val="nil"/>
            </w:pBdr>
            <w:spacing w:after="0"/>
            <w:ind w:left="1080"/>
            <w:jc w:val="center"/>
            <w:rPr>
              <w:ins w:id="0" w:author="Янжинсүрэн Баяраа" w:date="2024-03-21T04:10:00Z"/>
              <w:rFonts w:ascii="Times New Roman" w:eastAsia="Times New Roman" w:hAnsi="Times New Roman" w:cs="Times New Roman"/>
              <w:color w:val="000000"/>
              <w:sz w:val="24"/>
              <w:szCs w:val="24"/>
            </w:rPr>
          </w:pPr>
          <w:sdt>
            <w:sdtPr>
              <w:tag w:val="goog_rdk_1"/>
              <w:id w:val="-312487041"/>
            </w:sdtPr>
            <w:sdtContent/>
          </w:sdt>
        </w:p>
      </w:sdtContent>
    </w:sdt>
    <w:sdt>
      <w:sdtPr>
        <w:tag w:val="goog_rdk_4"/>
        <w:id w:val="-1505425892"/>
      </w:sdtPr>
      <w:sdtContent>
        <w:p w14:paraId="075C4F3F" w14:textId="77777777" w:rsidR="002D62BF" w:rsidRDefault="00000000">
          <w:pPr>
            <w:pBdr>
              <w:top w:val="nil"/>
              <w:left w:val="nil"/>
              <w:bottom w:val="nil"/>
              <w:right w:val="nil"/>
              <w:between w:val="nil"/>
            </w:pBdr>
            <w:spacing w:after="0"/>
            <w:ind w:left="1080"/>
            <w:jc w:val="center"/>
            <w:rPr>
              <w:ins w:id="1" w:author="Янжинсүрэн Баяраа" w:date="2024-03-21T04:10:00Z"/>
              <w:rFonts w:ascii="Times New Roman" w:eastAsia="Times New Roman" w:hAnsi="Times New Roman" w:cs="Times New Roman"/>
              <w:color w:val="000000"/>
              <w:sz w:val="24"/>
              <w:szCs w:val="24"/>
            </w:rPr>
          </w:pPr>
          <w:sdt>
            <w:sdtPr>
              <w:tag w:val="goog_rdk_3"/>
              <w:id w:val="1337962932"/>
            </w:sdtPr>
            <w:sdtContent/>
          </w:sdt>
        </w:p>
      </w:sdtContent>
    </w:sdt>
    <w:sdt>
      <w:sdtPr>
        <w:tag w:val="goog_rdk_6"/>
        <w:id w:val="-967591621"/>
      </w:sdtPr>
      <w:sdtContent>
        <w:p w14:paraId="7B58CF6B" w14:textId="77777777" w:rsidR="002D62BF" w:rsidRDefault="00000000">
          <w:pPr>
            <w:pBdr>
              <w:top w:val="nil"/>
              <w:left w:val="nil"/>
              <w:bottom w:val="nil"/>
              <w:right w:val="nil"/>
              <w:between w:val="nil"/>
            </w:pBdr>
            <w:spacing w:after="0"/>
            <w:ind w:left="1080"/>
            <w:jc w:val="center"/>
            <w:rPr>
              <w:ins w:id="2" w:author="Янжинсүрэн Баяраа" w:date="2024-03-21T04:10:00Z"/>
              <w:rFonts w:ascii="Times New Roman" w:eastAsia="Times New Roman" w:hAnsi="Times New Roman" w:cs="Times New Roman"/>
              <w:color w:val="000000"/>
              <w:sz w:val="24"/>
              <w:szCs w:val="24"/>
            </w:rPr>
          </w:pPr>
          <w:sdt>
            <w:sdtPr>
              <w:tag w:val="goog_rdk_5"/>
              <w:id w:val="-1275789670"/>
            </w:sdtPr>
            <w:sdtContent/>
          </w:sdt>
        </w:p>
      </w:sdtContent>
    </w:sdt>
    <w:sdt>
      <w:sdtPr>
        <w:tag w:val="goog_rdk_8"/>
        <w:id w:val="-1130157480"/>
      </w:sdtPr>
      <w:sdtContent>
        <w:p w14:paraId="191A2A2B" w14:textId="77777777" w:rsidR="002D62BF" w:rsidRDefault="00000000">
          <w:pPr>
            <w:pBdr>
              <w:top w:val="nil"/>
              <w:left w:val="nil"/>
              <w:bottom w:val="nil"/>
              <w:right w:val="nil"/>
              <w:between w:val="nil"/>
            </w:pBdr>
            <w:spacing w:after="0"/>
            <w:ind w:left="1080"/>
            <w:jc w:val="center"/>
            <w:rPr>
              <w:ins w:id="3" w:author="Янжинсүрэн Баяраа" w:date="2024-03-21T04:10:00Z"/>
              <w:rFonts w:ascii="Times New Roman" w:eastAsia="Times New Roman" w:hAnsi="Times New Roman" w:cs="Times New Roman"/>
              <w:color w:val="000000"/>
              <w:sz w:val="24"/>
              <w:szCs w:val="24"/>
            </w:rPr>
          </w:pPr>
          <w:sdt>
            <w:sdtPr>
              <w:tag w:val="goog_rdk_7"/>
              <w:id w:val="1829552999"/>
            </w:sdtPr>
            <w:sdtContent/>
          </w:sdt>
        </w:p>
      </w:sdtContent>
    </w:sdt>
    <w:sdt>
      <w:sdtPr>
        <w:tag w:val="goog_rdk_10"/>
        <w:id w:val="1681004966"/>
      </w:sdtPr>
      <w:sdtContent>
        <w:p w14:paraId="1BD0757C" w14:textId="77777777" w:rsidR="002D62BF" w:rsidRDefault="00000000">
          <w:pPr>
            <w:pBdr>
              <w:top w:val="nil"/>
              <w:left w:val="nil"/>
              <w:bottom w:val="nil"/>
              <w:right w:val="nil"/>
              <w:between w:val="nil"/>
            </w:pBdr>
            <w:spacing w:after="0"/>
            <w:ind w:left="1080"/>
            <w:jc w:val="center"/>
            <w:rPr>
              <w:ins w:id="4" w:author="Янжинсүрэн Баяраа" w:date="2024-03-21T04:10:00Z"/>
              <w:rFonts w:ascii="Times New Roman" w:eastAsia="Times New Roman" w:hAnsi="Times New Roman" w:cs="Times New Roman"/>
              <w:color w:val="000000"/>
              <w:sz w:val="24"/>
              <w:szCs w:val="24"/>
            </w:rPr>
          </w:pPr>
          <w:sdt>
            <w:sdtPr>
              <w:tag w:val="goog_rdk_9"/>
              <w:id w:val="-939218844"/>
            </w:sdtPr>
            <w:sdtContent/>
          </w:sdt>
        </w:p>
      </w:sdtContent>
    </w:sdt>
    <w:sdt>
      <w:sdtPr>
        <w:tag w:val="goog_rdk_12"/>
        <w:id w:val="358174185"/>
      </w:sdtPr>
      <w:sdtContent>
        <w:p w14:paraId="2737E2ED" w14:textId="77777777" w:rsidR="002D62BF" w:rsidRDefault="00000000">
          <w:pPr>
            <w:pBdr>
              <w:top w:val="nil"/>
              <w:left w:val="nil"/>
              <w:bottom w:val="nil"/>
              <w:right w:val="nil"/>
              <w:between w:val="nil"/>
            </w:pBdr>
            <w:spacing w:after="0"/>
            <w:ind w:left="1080"/>
            <w:jc w:val="center"/>
            <w:rPr>
              <w:ins w:id="5" w:author="Янжинсүрэн Баяраа" w:date="2024-03-21T04:10:00Z"/>
              <w:rFonts w:ascii="Times New Roman" w:eastAsia="Times New Roman" w:hAnsi="Times New Roman" w:cs="Times New Roman"/>
              <w:color w:val="000000"/>
              <w:sz w:val="24"/>
              <w:szCs w:val="24"/>
            </w:rPr>
          </w:pPr>
          <w:sdt>
            <w:sdtPr>
              <w:tag w:val="goog_rdk_11"/>
              <w:id w:val="1276367950"/>
            </w:sdtPr>
            <w:sdtContent/>
          </w:sdt>
        </w:p>
      </w:sdtContent>
    </w:sdt>
    <w:sdt>
      <w:sdtPr>
        <w:tag w:val="goog_rdk_14"/>
        <w:id w:val="-1406526447"/>
      </w:sdtPr>
      <w:sdtContent>
        <w:p w14:paraId="26095F83" w14:textId="77777777" w:rsidR="002D62BF" w:rsidRDefault="00000000">
          <w:pPr>
            <w:pBdr>
              <w:top w:val="nil"/>
              <w:left w:val="nil"/>
              <w:bottom w:val="nil"/>
              <w:right w:val="nil"/>
              <w:between w:val="nil"/>
            </w:pBdr>
            <w:spacing w:after="0"/>
            <w:ind w:left="1080"/>
            <w:jc w:val="center"/>
            <w:rPr>
              <w:ins w:id="6" w:author="Янжинсүрэн Баяраа" w:date="2024-03-21T04:10:00Z"/>
              <w:rFonts w:ascii="Times New Roman" w:eastAsia="Times New Roman" w:hAnsi="Times New Roman" w:cs="Times New Roman"/>
              <w:color w:val="000000"/>
              <w:sz w:val="24"/>
              <w:szCs w:val="24"/>
            </w:rPr>
          </w:pPr>
          <w:sdt>
            <w:sdtPr>
              <w:tag w:val="goog_rdk_13"/>
              <w:id w:val="725421303"/>
            </w:sdtPr>
            <w:sdtContent/>
          </w:sdt>
        </w:p>
      </w:sdtContent>
    </w:sdt>
    <w:p w14:paraId="50A1EE05"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w:t>
      </w:r>
      <w:r>
        <w:rPr>
          <w:rFonts w:ascii="Times New Roman" w:eastAsia="Times New Roman" w:hAnsi="Times New Roman" w:cs="Times New Roman"/>
          <w:color w:val="0070C0"/>
          <w:sz w:val="28"/>
          <w:szCs w:val="28"/>
        </w:rPr>
        <w:t>exam</w:t>
      </w:r>
      <w:r>
        <w:rPr>
          <w:rFonts w:ascii="Times New Roman" w:eastAsia="Times New Roman" w:hAnsi="Times New Roman" w:cs="Times New Roman"/>
          <w:b/>
          <w:color w:val="0070C0"/>
          <w:sz w:val="28"/>
          <w:szCs w:val="28"/>
        </w:rPr>
        <w:t xml:space="preserve"> for 7</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unit; “Sports and entertainment” </w:t>
      </w:r>
    </w:p>
    <w:p w14:paraId="6F350FF4" w14:textId="77777777" w:rsidR="002D62BF" w:rsidRDefault="00000000">
      <w:pPr>
        <w:pBdr>
          <w:top w:val="nil"/>
          <w:left w:val="nil"/>
          <w:bottom w:val="nil"/>
          <w:right w:val="nil"/>
          <w:between w:val="nil"/>
        </w:pBdr>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A version</w:t>
      </w:r>
    </w:p>
    <w:p w14:paraId="61B1F12F" w14:textId="77777777" w:rsidR="002D62BF" w:rsidRDefault="00000000">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 Label the sport equipment /4 points/</w:t>
      </w:r>
    </w:p>
    <w:p w14:paraId="027E877F"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4996B69B" wp14:editId="35E829AF">
            <wp:extent cx="1000125" cy="1000125"/>
            <wp:effectExtent l="0" t="0" r="0" b="0"/>
            <wp:docPr id="73" name="image23.png" descr="Kunli badminton shuttlecocks KL Silver Top grade Cigu duck feather  shuttlecocks for professional Tournament super durable|feather  shuttlecocks|badminton shuttlecockkunli shuttlecock - AliExpress"/>
            <wp:cNvGraphicFramePr/>
            <a:graphic xmlns:a="http://schemas.openxmlformats.org/drawingml/2006/main">
              <a:graphicData uri="http://schemas.openxmlformats.org/drawingml/2006/picture">
                <pic:pic xmlns:pic="http://schemas.openxmlformats.org/drawingml/2006/picture">
                  <pic:nvPicPr>
                    <pic:cNvPr id="0" name="image23.png" descr="Kunli badminton shuttlecocks KL Silver Top grade Cigu duck feather  shuttlecocks for professional Tournament super durable|feather  shuttlecocks|badminton shuttlecockkunli shuttlecock - AliExpress"/>
                    <pic:cNvPicPr preferRelativeResize="0"/>
                  </pic:nvPicPr>
                  <pic:blipFill>
                    <a:blip r:embed="rId9"/>
                    <a:srcRect/>
                    <a:stretch>
                      <a:fillRect/>
                    </a:stretch>
                  </pic:blipFill>
                  <pic:spPr>
                    <a:xfrm>
                      <a:off x="0" y="0"/>
                      <a:ext cx="1000125" cy="1000125"/>
                    </a:xfrm>
                    <a:prstGeom prst="rect">
                      <a:avLst/>
                    </a:prstGeom>
                    <a:ln/>
                  </pic:spPr>
                </pic:pic>
              </a:graphicData>
            </a:graphic>
          </wp:inline>
        </w:drawing>
      </w: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rPr>
        <w:drawing>
          <wp:inline distT="0" distB="0" distL="0" distR="0" wp14:anchorId="2693DC18" wp14:editId="116F3D11">
            <wp:extent cx="1000125" cy="1000125"/>
            <wp:effectExtent l="0" t="0" r="0" b="0"/>
            <wp:docPr id="75" name="image29.jpg" descr="Snorkel Mask Set for Scuba Diving Snorkeling - Walmart.com - Walmart.com"/>
            <wp:cNvGraphicFramePr/>
            <a:graphic xmlns:a="http://schemas.openxmlformats.org/drawingml/2006/main">
              <a:graphicData uri="http://schemas.openxmlformats.org/drawingml/2006/picture">
                <pic:pic xmlns:pic="http://schemas.openxmlformats.org/drawingml/2006/picture">
                  <pic:nvPicPr>
                    <pic:cNvPr id="0" name="image29.jpg" descr="Snorkel Mask Set for Scuba Diving Snorkeling - Walmart.com - Walmart.com"/>
                    <pic:cNvPicPr preferRelativeResize="0"/>
                  </pic:nvPicPr>
                  <pic:blipFill>
                    <a:blip r:embed="rId10"/>
                    <a:srcRect/>
                    <a:stretch>
                      <a:fillRect/>
                    </a:stretch>
                  </pic:blipFill>
                  <pic:spPr>
                    <a:xfrm>
                      <a:off x="0" y="0"/>
                      <a:ext cx="1000125" cy="1000125"/>
                    </a:xfrm>
                    <a:prstGeom prst="rect">
                      <a:avLst/>
                    </a:prstGeom>
                    <a:ln/>
                  </pic:spPr>
                </pic:pic>
              </a:graphicData>
            </a:graphic>
          </wp:inline>
        </w:drawing>
      </w: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rPr>
        <w:drawing>
          <wp:inline distT="0" distB="0" distL="0" distR="0" wp14:anchorId="73867F6D" wp14:editId="09D37907">
            <wp:extent cx="914400" cy="914400"/>
            <wp:effectExtent l="0" t="0" r="0" b="0"/>
            <wp:docPr id="74" name="image30.jpg" descr="Xena Warrior Princess Sword"/>
            <wp:cNvGraphicFramePr/>
            <a:graphic xmlns:a="http://schemas.openxmlformats.org/drawingml/2006/main">
              <a:graphicData uri="http://schemas.openxmlformats.org/drawingml/2006/picture">
                <pic:pic xmlns:pic="http://schemas.openxmlformats.org/drawingml/2006/picture">
                  <pic:nvPicPr>
                    <pic:cNvPr id="0" name="image30.jpg" descr="Xena Warrior Princess Sword"/>
                    <pic:cNvPicPr preferRelativeResize="0"/>
                  </pic:nvPicPr>
                  <pic:blipFill>
                    <a:blip r:embed="rId11"/>
                    <a:srcRect/>
                    <a:stretch>
                      <a:fillRect/>
                    </a:stretch>
                  </pic:blipFill>
                  <pic:spPr>
                    <a:xfrm>
                      <a:off x="0" y="0"/>
                      <a:ext cx="914400" cy="914400"/>
                    </a:xfrm>
                    <a:prstGeom prst="rect">
                      <a:avLst/>
                    </a:prstGeom>
                    <a:ln/>
                  </pic:spPr>
                </pic:pic>
              </a:graphicData>
            </a:graphic>
          </wp:inline>
        </w:drawing>
      </w: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rPr>
        <w:drawing>
          <wp:inline distT="0" distB="0" distL="0" distR="0" wp14:anchorId="10D6C1E9" wp14:editId="19D9BC3F">
            <wp:extent cx="914400" cy="914400"/>
            <wp:effectExtent l="0" t="0" r="0" b="0"/>
            <wp:docPr id="77" name="image31.jpg" descr="Ice Hockey Stick and Puck Wall Mural | Wallsauce US"/>
            <wp:cNvGraphicFramePr/>
            <a:graphic xmlns:a="http://schemas.openxmlformats.org/drawingml/2006/main">
              <a:graphicData uri="http://schemas.openxmlformats.org/drawingml/2006/picture">
                <pic:pic xmlns:pic="http://schemas.openxmlformats.org/drawingml/2006/picture">
                  <pic:nvPicPr>
                    <pic:cNvPr id="0" name="image31.jpg" descr="Ice Hockey Stick and Puck Wall Mural | Wallsauce US"/>
                    <pic:cNvPicPr preferRelativeResize="0"/>
                  </pic:nvPicPr>
                  <pic:blipFill>
                    <a:blip r:embed="rId12"/>
                    <a:srcRect/>
                    <a:stretch>
                      <a:fillRect/>
                    </a:stretch>
                  </pic:blipFill>
                  <pic:spPr>
                    <a:xfrm>
                      <a:off x="0" y="0"/>
                      <a:ext cx="914400" cy="914400"/>
                    </a:xfrm>
                    <a:prstGeom prst="rect">
                      <a:avLst/>
                    </a:prstGeom>
                    <a:ln/>
                  </pic:spPr>
                </pic:pic>
              </a:graphicData>
            </a:graphic>
          </wp:inline>
        </w:drawing>
      </w:r>
    </w:p>
    <w:p w14:paraId="4B20CA6F"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b/>
          <w:color w:val="000000"/>
          <w:sz w:val="36"/>
          <w:szCs w:val="36"/>
        </w:rPr>
      </w:pP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8"/>
          <w:szCs w:val="28"/>
        </w:rPr>
        <w:t xml:space="preserve">1.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2.</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3.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4. </w:t>
      </w:r>
    </w:p>
    <w:p w14:paraId="4402E01D" w14:textId="77777777" w:rsidR="002D62BF" w:rsidRDefault="00000000">
      <w:pPr>
        <w:numPr>
          <w:ilvl w:val="0"/>
          <w:numId w:val="60"/>
        </w:numPr>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words with their definitions /5 points/</w:t>
      </w:r>
    </w:p>
    <w:p w14:paraId="3D5C9692" w14:textId="77777777" w:rsidR="002D62BF"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rPr>
        <w:drawing>
          <wp:inline distT="0" distB="0" distL="0" distR="0" wp14:anchorId="511783FE" wp14:editId="0E2F8F94">
            <wp:extent cx="6505183" cy="1090890"/>
            <wp:effectExtent l="0" t="0" r="0" b="0"/>
            <wp:docPr id="76" name="image32.png" descr="C:\Users\J. Enkhtsetseg\Desktop\fff.png"/>
            <wp:cNvGraphicFramePr/>
            <a:graphic xmlns:a="http://schemas.openxmlformats.org/drawingml/2006/main">
              <a:graphicData uri="http://schemas.openxmlformats.org/drawingml/2006/picture">
                <pic:pic xmlns:pic="http://schemas.openxmlformats.org/drawingml/2006/picture">
                  <pic:nvPicPr>
                    <pic:cNvPr id="0" name="image32.png" descr="C:\Users\J. Enkhtsetseg\Desktop\fff.png"/>
                    <pic:cNvPicPr preferRelativeResize="0"/>
                  </pic:nvPicPr>
                  <pic:blipFill>
                    <a:blip r:embed="rId13"/>
                    <a:srcRect b="4893"/>
                    <a:stretch>
                      <a:fillRect/>
                    </a:stretch>
                  </pic:blipFill>
                  <pic:spPr>
                    <a:xfrm>
                      <a:off x="0" y="0"/>
                      <a:ext cx="6505183" cy="1090890"/>
                    </a:xfrm>
                    <a:prstGeom prst="rect">
                      <a:avLst/>
                    </a:prstGeom>
                    <a:ln/>
                  </pic:spPr>
                </pic:pic>
              </a:graphicData>
            </a:graphic>
          </wp:inline>
        </w:drawing>
      </w:r>
    </w:p>
    <w:p w14:paraId="2409374E" w14:textId="77777777" w:rsidR="002D62BF" w:rsidRDefault="00000000">
      <w:pPr>
        <w:numPr>
          <w:ilvl w:val="0"/>
          <w:numId w:val="60"/>
        </w:numPr>
        <w:pBdr>
          <w:top w:val="nil"/>
          <w:left w:val="nil"/>
          <w:bottom w:val="nil"/>
          <w:right w:val="nil"/>
          <w:between w:val="nil"/>
        </w:pBdr>
        <w:spacing w:after="4" w:line="266" w:lineRule="auto"/>
        <w:ind w:right="26"/>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Classify the activities in these categories. /4 points/ </w:t>
      </w:r>
    </w:p>
    <w:p w14:paraId="109B8421" w14:textId="77777777" w:rsidR="002D62BF" w:rsidRDefault="00000000">
      <w:pPr>
        <w:spacing w:after="8" w:line="249" w:lineRule="auto"/>
        <w:ind w:left="355"/>
        <w:rPr>
          <w:rFonts w:ascii="Times New Roman" w:eastAsia="Times New Roman" w:hAnsi="Times New Roman" w:cs="Times New Roman"/>
          <w:b/>
          <w:i/>
          <w:sz w:val="28"/>
          <w:szCs w:val="28"/>
        </w:rPr>
      </w:pPr>
      <w:r>
        <w:rPr>
          <w:rFonts w:ascii="Times New Roman" w:eastAsia="Times New Roman" w:hAnsi="Times New Roman" w:cs="Times New Roman"/>
          <w:i/>
          <w:sz w:val="28"/>
          <w:szCs w:val="28"/>
        </w:rPr>
        <w:t xml:space="preserve">watching TV, </w:t>
      </w:r>
      <w:proofErr w:type="gramStart"/>
      <w:r>
        <w:rPr>
          <w:rFonts w:ascii="Times New Roman" w:eastAsia="Times New Roman" w:hAnsi="Times New Roman" w:cs="Times New Roman"/>
          <w:i/>
          <w:sz w:val="28"/>
          <w:szCs w:val="28"/>
        </w:rPr>
        <w:t>travelling,  eating</w:t>
      </w:r>
      <w:proofErr w:type="gramEnd"/>
      <w:r>
        <w:rPr>
          <w:rFonts w:ascii="Times New Roman" w:eastAsia="Times New Roman" w:hAnsi="Times New Roman" w:cs="Times New Roman"/>
          <w:i/>
          <w:sz w:val="28"/>
          <w:szCs w:val="28"/>
        </w:rPr>
        <w:t xml:space="preserve"> out at a restaurant</w:t>
      </w:r>
      <w:r>
        <w:rPr>
          <w:rFonts w:ascii="Times New Roman" w:eastAsia="Times New Roman" w:hAnsi="Times New Roman" w:cs="Times New Roman"/>
          <w:b/>
          <w:i/>
          <w:sz w:val="28"/>
          <w:szCs w:val="28"/>
        </w:rPr>
        <w:t xml:space="preserve">, </w:t>
      </w:r>
      <w:r>
        <w:rPr>
          <w:rFonts w:ascii="Times New Roman" w:eastAsia="Times New Roman" w:hAnsi="Times New Roman" w:cs="Times New Roman"/>
          <w:i/>
          <w:sz w:val="28"/>
          <w:szCs w:val="28"/>
        </w:rPr>
        <w:t xml:space="preserve">horse riding, shopping, seeing a movie, </w:t>
      </w:r>
    </w:p>
    <w:p w14:paraId="3928A2D5" w14:textId="77777777" w:rsidR="002D62BF" w:rsidRDefault="00000000">
      <w:pPr>
        <w:spacing w:line="246" w:lineRule="auto"/>
        <w:ind w:left="355" w:right="448"/>
        <w:rPr>
          <w:rFonts w:ascii="Times New Roman" w:eastAsia="Times New Roman" w:hAnsi="Times New Roman" w:cs="Times New Roman"/>
          <w:i/>
          <w:sz w:val="28"/>
          <w:szCs w:val="28"/>
        </w:rPr>
      </w:pPr>
      <w:r>
        <w:rPr>
          <w:rFonts w:ascii="Times New Roman" w:eastAsia="Times New Roman" w:hAnsi="Times New Roman" w:cs="Times New Roman"/>
          <w:i/>
          <w:sz w:val="28"/>
          <w:szCs w:val="28"/>
        </w:rPr>
        <w:t>going to museums, camping</w:t>
      </w:r>
    </w:p>
    <w:p w14:paraId="66FB8BBC" w14:textId="77777777" w:rsidR="002D62BF" w:rsidRDefault="00000000">
      <w:pPr>
        <w:spacing w:after="8" w:line="249" w:lineRule="auto"/>
        <w:ind w:left="355"/>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Physical leisure activities:  </w:t>
      </w:r>
    </w:p>
    <w:p w14:paraId="5B2C9AA4" w14:textId="77777777" w:rsidR="002D62BF" w:rsidRDefault="00000000">
      <w:pPr>
        <w:spacing w:line="246" w:lineRule="auto"/>
        <w:ind w:left="355" w:right="448"/>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Recreational leisure activities:  </w:t>
      </w:r>
    </w:p>
    <w:p w14:paraId="59355C45" w14:textId="77777777" w:rsidR="002D62BF" w:rsidRDefault="00000000">
      <w:pPr>
        <w:numPr>
          <w:ilvl w:val="0"/>
          <w:numId w:val="60"/>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Fill in the sentences with </w:t>
      </w:r>
      <w:r>
        <w:rPr>
          <w:rFonts w:ascii="Times New Roman" w:eastAsia="Times New Roman" w:hAnsi="Times New Roman" w:cs="Times New Roman"/>
          <w:b/>
          <w:i/>
          <w:color w:val="000000"/>
          <w:sz w:val="28"/>
          <w:szCs w:val="28"/>
        </w:rPr>
        <w:t xml:space="preserve">fewer </w:t>
      </w:r>
      <w:r>
        <w:rPr>
          <w:rFonts w:ascii="Times New Roman" w:eastAsia="Times New Roman" w:hAnsi="Times New Roman" w:cs="Times New Roman"/>
          <w:b/>
          <w:color w:val="000000"/>
          <w:sz w:val="28"/>
          <w:szCs w:val="28"/>
        </w:rPr>
        <w:t>or</w:t>
      </w:r>
      <w:r>
        <w:rPr>
          <w:rFonts w:ascii="Times New Roman" w:eastAsia="Times New Roman" w:hAnsi="Times New Roman" w:cs="Times New Roman"/>
          <w:b/>
          <w:i/>
          <w:color w:val="000000"/>
          <w:sz w:val="28"/>
          <w:szCs w:val="28"/>
        </w:rPr>
        <w:t xml:space="preserve"> less</w:t>
      </w:r>
      <w:r>
        <w:rPr>
          <w:rFonts w:ascii="Times New Roman" w:eastAsia="Times New Roman" w:hAnsi="Times New Roman" w:cs="Times New Roman"/>
          <w:b/>
          <w:color w:val="000000"/>
          <w:sz w:val="28"/>
          <w:szCs w:val="28"/>
        </w:rPr>
        <w:t xml:space="preserve"> /5 points/</w:t>
      </w:r>
    </w:p>
    <w:p w14:paraId="6F21A2F9" w14:textId="77777777" w:rsidR="002D62BF" w:rsidRDefault="00000000">
      <w:pPr>
        <w:numPr>
          <w:ilvl w:val="0"/>
          <w:numId w:val="4"/>
        </w:numPr>
        <w:pBdr>
          <w:top w:val="nil"/>
          <w:left w:val="nil"/>
          <w:bottom w:val="nil"/>
          <w:right w:val="nil"/>
          <w:between w:val="nil"/>
        </w:pBdr>
        <w:spacing w:after="0" w:line="240" w:lineRule="auto"/>
        <w:ind w:hanging="370"/>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Paul has ____________cards than Joel.</w:t>
      </w:r>
    </w:p>
    <w:p w14:paraId="78761779" w14:textId="77777777" w:rsidR="002D62BF" w:rsidRDefault="00000000">
      <w:pPr>
        <w:numPr>
          <w:ilvl w:val="0"/>
          <w:numId w:val="4"/>
        </w:numPr>
        <w:pBdr>
          <w:top w:val="nil"/>
          <w:left w:val="nil"/>
          <w:bottom w:val="nil"/>
          <w:right w:val="nil"/>
          <w:between w:val="nil"/>
        </w:pBdr>
        <w:spacing w:after="0" w:line="240" w:lineRule="auto"/>
        <w:ind w:hanging="370"/>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Dad has __________ time to play than me.</w:t>
      </w:r>
    </w:p>
    <w:p w14:paraId="656F883F" w14:textId="77777777" w:rsidR="002D62BF" w:rsidRDefault="00000000">
      <w:pPr>
        <w:numPr>
          <w:ilvl w:val="0"/>
          <w:numId w:val="4"/>
        </w:numPr>
        <w:pBdr>
          <w:top w:val="nil"/>
          <w:left w:val="nil"/>
          <w:bottom w:val="nil"/>
          <w:right w:val="nil"/>
          <w:between w:val="nil"/>
        </w:pBdr>
        <w:spacing w:after="0" w:line="240" w:lineRule="auto"/>
        <w:ind w:hanging="370"/>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This recipe takes __________ flour than the other.</w:t>
      </w:r>
    </w:p>
    <w:p w14:paraId="02CACC81" w14:textId="77777777" w:rsidR="002D62BF" w:rsidRDefault="00000000">
      <w:pPr>
        <w:numPr>
          <w:ilvl w:val="0"/>
          <w:numId w:val="4"/>
        </w:numPr>
        <w:pBdr>
          <w:top w:val="nil"/>
          <w:left w:val="nil"/>
          <w:bottom w:val="nil"/>
          <w:right w:val="nil"/>
          <w:between w:val="nil"/>
        </w:pBdr>
        <w:spacing w:after="0" w:line="240" w:lineRule="auto"/>
        <w:ind w:hanging="370"/>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I will have __________ eggs for breakfast than you.</w:t>
      </w:r>
    </w:p>
    <w:p w14:paraId="39142EC1" w14:textId="77777777" w:rsidR="002D62BF" w:rsidRDefault="00000000">
      <w:pPr>
        <w:numPr>
          <w:ilvl w:val="0"/>
          <w:numId w:val="4"/>
        </w:numPr>
        <w:pBdr>
          <w:top w:val="nil"/>
          <w:left w:val="nil"/>
          <w:bottom w:val="nil"/>
          <w:right w:val="nil"/>
          <w:between w:val="nil"/>
        </w:pBdr>
        <w:spacing w:after="0" w:line="240" w:lineRule="auto"/>
        <w:ind w:hanging="370"/>
        <w:rPr>
          <w:rFonts w:ascii="Times New Roman" w:eastAsia="Times New Roman" w:hAnsi="Times New Roman" w:cs="Times New Roman"/>
          <w:b/>
          <w:color w:val="000000"/>
          <w:sz w:val="28"/>
          <w:szCs w:val="28"/>
        </w:rPr>
      </w:pPr>
      <w:r>
        <w:rPr>
          <w:rFonts w:ascii="Times New Roman" w:eastAsia="Times New Roman" w:hAnsi="Times New Roman" w:cs="Times New Roman"/>
          <w:i/>
          <w:color w:val="000000"/>
          <w:sz w:val="28"/>
          <w:szCs w:val="28"/>
        </w:rPr>
        <w:t>You should have __________ difficulty with this homework.</w:t>
      </w:r>
    </w:p>
    <w:p w14:paraId="56527D4D" w14:textId="77777777" w:rsidR="002D62BF" w:rsidRDefault="00000000">
      <w:pPr>
        <w:numPr>
          <w:ilvl w:val="0"/>
          <w:numId w:val="60"/>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i/>
          <w:color w:val="000000"/>
          <w:sz w:val="28"/>
          <w:szCs w:val="28"/>
        </w:rPr>
        <w:t>Rewrite the sentences in the perfect passives (present, future or past) /4 points/</w:t>
      </w:r>
    </w:p>
    <w:p w14:paraId="359DE5FD" w14:textId="77777777" w:rsidR="002D62BF"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8"/>
          <w:szCs w:val="28"/>
          <w:highlight w:val="cyan"/>
        </w:rPr>
      </w:pPr>
      <w:r>
        <w:rPr>
          <w:rFonts w:ascii="Times New Roman" w:eastAsia="Times New Roman" w:hAnsi="Times New Roman" w:cs="Times New Roman"/>
          <w:color w:val="000000"/>
          <w:sz w:val="28"/>
          <w:szCs w:val="28"/>
          <w:highlight w:val="cyan"/>
        </w:rPr>
        <w:t>We haven't checked your car yet.</w:t>
      </w:r>
    </w:p>
    <w:p w14:paraId="058CEDC9" w14:textId="77777777" w:rsidR="002D62BF"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8"/>
          <w:szCs w:val="28"/>
          <w:highlight w:val="cyan"/>
        </w:rPr>
      </w:pPr>
      <w:r>
        <w:rPr>
          <w:rFonts w:ascii="Times New Roman" w:eastAsia="Times New Roman" w:hAnsi="Times New Roman" w:cs="Times New Roman"/>
          <w:color w:val="000000"/>
          <w:sz w:val="28"/>
          <w:szCs w:val="28"/>
          <w:highlight w:val="cyan"/>
        </w:rPr>
        <w:lastRenderedPageBreak/>
        <w:t>Someone has cut this tree with this saw.</w:t>
      </w:r>
    </w:p>
    <w:p w14:paraId="0A8AE774" w14:textId="77777777" w:rsidR="002D62BF"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sz w:val="28"/>
          <w:szCs w:val="28"/>
          <w:highlight w:val="cyan"/>
        </w:rPr>
      </w:pPr>
      <w:r>
        <w:rPr>
          <w:rFonts w:ascii="Times New Roman" w:eastAsia="Times New Roman" w:hAnsi="Times New Roman" w:cs="Times New Roman"/>
          <w:color w:val="000000"/>
          <w:sz w:val="28"/>
          <w:szCs w:val="28"/>
          <w:highlight w:val="cyan"/>
        </w:rPr>
        <w:t>They will have caught the thieves</w:t>
      </w:r>
    </w:p>
    <w:p w14:paraId="0DDDFFCC" w14:textId="77777777" w:rsidR="002D62BF"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highlight w:val="cyan"/>
        </w:rPr>
      </w:pPr>
      <w:r>
        <w:rPr>
          <w:rFonts w:ascii="Times New Roman" w:eastAsia="Times New Roman" w:hAnsi="Times New Roman" w:cs="Times New Roman"/>
          <w:color w:val="000000"/>
          <w:sz w:val="28"/>
          <w:szCs w:val="28"/>
          <w:highlight w:val="cyan"/>
        </w:rPr>
        <w:t>He had cleaned the room</w:t>
      </w:r>
    </w:p>
    <w:p w14:paraId="18AAE07F" w14:textId="77777777" w:rsidR="002D62BF" w:rsidRDefault="00000000">
      <w:pPr>
        <w:numPr>
          <w:ilvl w:val="0"/>
          <w:numId w:val="60"/>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i/>
          <w:color w:val="000000"/>
          <w:sz w:val="28"/>
          <w:szCs w:val="28"/>
        </w:rPr>
        <w:t>Complete the sentences with be allowed to or be supposed to /3 points/</w:t>
      </w:r>
    </w:p>
    <w:p w14:paraId="6E732221" w14:textId="77777777" w:rsidR="002D62BF" w:rsidRDefault="00000000">
      <w:pPr>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shd w:val="clear" w:color="auto" w:fill="F8F8F8"/>
        </w:rPr>
        <w:t>She was </w:t>
      </w:r>
      <w:r>
        <w:rPr>
          <w:rFonts w:ascii="Times New Roman" w:eastAsia="Times New Roman" w:hAnsi="Times New Roman" w:cs="Times New Roman"/>
          <w:color w:val="000000"/>
          <w:sz w:val="28"/>
          <w:szCs w:val="28"/>
        </w:rPr>
        <w:t>  </w:t>
      </w:r>
      <w:r>
        <w:rPr>
          <w:rFonts w:ascii="Times New Roman" w:eastAsia="Times New Roman" w:hAnsi="Times New Roman" w:cs="Times New Roman"/>
          <w:color w:val="000000"/>
          <w:sz w:val="28"/>
          <w:szCs w:val="28"/>
        </w:rPr>
        <w:pict w14:anchorId="51A3CE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2pt;height:18pt">
            <v:imagedata r:id="rId14" o:title=""/>
          </v:shape>
        </w:pict>
      </w:r>
      <w:r>
        <w:rPr>
          <w:rFonts w:ascii="Times New Roman" w:eastAsia="Times New Roman" w:hAnsi="Times New Roman" w:cs="Times New Roman"/>
          <w:color w:val="000000"/>
          <w:sz w:val="28"/>
          <w:szCs w:val="28"/>
          <w:shd w:val="clear" w:color="auto" w:fill="F8F8F8"/>
        </w:rPr>
        <w:t> to cook dinner for her sick mother. It was her daily duty.</w:t>
      </w:r>
    </w:p>
    <w:p w14:paraId="51F13C74" w14:textId="77777777" w:rsidR="002D62BF" w:rsidRDefault="00000000">
      <w:pPr>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shd w:val="clear" w:color="auto" w:fill="F8F8F8"/>
        </w:rPr>
        <w:t>Her children are </w:t>
      </w:r>
      <w:r>
        <w:rPr>
          <w:rFonts w:ascii="Times New Roman" w:eastAsia="Times New Roman" w:hAnsi="Times New Roman" w:cs="Times New Roman"/>
          <w:color w:val="000000"/>
          <w:sz w:val="28"/>
          <w:szCs w:val="28"/>
        </w:rPr>
        <w:t>  </w:t>
      </w:r>
      <w:r>
        <w:rPr>
          <w:rFonts w:ascii="Times New Roman" w:eastAsia="Times New Roman" w:hAnsi="Times New Roman" w:cs="Times New Roman"/>
          <w:color w:val="000000"/>
          <w:sz w:val="28"/>
          <w:szCs w:val="28"/>
        </w:rPr>
        <w:pict w14:anchorId="142C2A8B">
          <v:shape id="_x0000_i1026" type="#_x0000_t75" style="width:85.2pt;height:18pt">
            <v:imagedata r:id="rId14" o:title=""/>
          </v:shape>
        </w:pict>
      </w:r>
      <w:r>
        <w:rPr>
          <w:rFonts w:ascii="Times New Roman" w:eastAsia="Times New Roman" w:hAnsi="Times New Roman" w:cs="Times New Roman"/>
          <w:color w:val="000000"/>
          <w:sz w:val="28"/>
          <w:szCs w:val="28"/>
          <w:shd w:val="clear" w:color="auto" w:fill="F8F8F8"/>
        </w:rPr>
        <w:t> to eat a cake after dinner. They can't do it earlier.</w:t>
      </w:r>
    </w:p>
    <w:p w14:paraId="2EA920B5" w14:textId="77777777" w:rsidR="002D62BF" w:rsidRDefault="00000000">
      <w:pPr>
        <w:numPr>
          <w:ilvl w:val="0"/>
          <w:numId w:val="17"/>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shd w:val="clear" w:color="auto" w:fill="F8F8F8"/>
        </w:rPr>
        <w:t>I'm </w:t>
      </w:r>
      <w:r>
        <w:rPr>
          <w:rFonts w:ascii="Times New Roman" w:eastAsia="Times New Roman" w:hAnsi="Times New Roman" w:cs="Times New Roman"/>
          <w:color w:val="000000"/>
          <w:sz w:val="28"/>
          <w:szCs w:val="28"/>
        </w:rPr>
        <w:t>  </w:t>
      </w:r>
      <w:r>
        <w:rPr>
          <w:rFonts w:ascii="Times New Roman" w:eastAsia="Times New Roman" w:hAnsi="Times New Roman" w:cs="Times New Roman"/>
          <w:color w:val="000000"/>
          <w:sz w:val="28"/>
          <w:szCs w:val="28"/>
        </w:rPr>
        <w:pict w14:anchorId="7D68E04C">
          <v:shape id="_x0000_i1027" type="#_x0000_t75" style="width:85.2pt;height:18pt">
            <v:imagedata r:id="rId14" o:title=""/>
          </v:shape>
        </w:pict>
      </w:r>
      <w:r>
        <w:rPr>
          <w:rFonts w:ascii="Times New Roman" w:eastAsia="Times New Roman" w:hAnsi="Times New Roman" w:cs="Times New Roman"/>
          <w:color w:val="000000"/>
          <w:sz w:val="28"/>
          <w:szCs w:val="28"/>
          <w:shd w:val="clear" w:color="auto" w:fill="F8F8F8"/>
        </w:rPr>
        <w:t> to help my little sister with her homework because I promised my mother.</w:t>
      </w:r>
    </w:p>
    <w:p w14:paraId="29588F2E"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Total point=25       Good luck!</w:t>
      </w:r>
    </w:p>
    <w:p w14:paraId="45799FDE" w14:textId="77777777" w:rsidR="002D62BF" w:rsidRDefault="002D62BF">
      <w:pPr>
        <w:pBdr>
          <w:top w:val="nil"/>
          <w:left w:val="nil"/>
          <w:bottom w:val="nil"/>
          <w:right w:val="nil"/>
          <w:between w:val="nil"/>
        </w:pBdr>
        <w:spacing w:after="0"/>
        <w:ind w:left="1080"/>
        <w:rPr>
          <w:rFonts w:ascii="Times New Roman" w:eastAsia="Times New Roman" w:hAnsi="Times New Roman" w:cs="Times New Roman"/>
          <w:b/>
          <w:color w:val="0070C0"/>
          <w:sz w:val="28"/>
          <w:szCs w:val="28"/>
        </w:rPr>
      </w:pPr>
    </w:p>
    <w:p w14:paraId="65F6DE6A" w14:textId="77777777" w:rsidR="002D62BF" w:rsidRDefault="002D62BF">
      <w:pPr>
        <w:pBdr>
          <w:top w:val="nil"/>
          <w:left w:val="nil"/>
          <w:bottom w:val="nil"/>
          <w:right w:val="nil"/>
          <w:between w:val="nil"/>
        </w:pBdr>
        <w:spacing w:after="0"/>
        <w:ind w:left="1080"/>
        <w:rPr>
          <w:rFonts w:ascii="Times New Roman" w:eastAsia="Times New Roman" w:hAnsi="Times New Roman" w:cs="Times New Roman"/>
          <w:b/>
          <w:color w:val="0070C0"/>
          <w:sz w:val="28"/>
          <w:szCs w:val="28"/>
        </w:rPr>
      </w:pPr>
    </w:p>
    <w:p w14:paraId="4ABF6F62" w14:textId="77777777" w:rsidR="002D62BF" w:rsidRDefault="00000000">
      <w:pPr>
        <w:pBdr>
          <w:top w:val="nil"/>
          <w:left w:val="nil"/>
          <w:bottom w:val="nil"/>
          <w:right w:val="nil"/>
          <w:between w:val="nil"/>
        </w:pBdr>
        <w:spacing w:after="0"/>
        <w:ind w:left="1080"/>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exam for 7</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unit; “Sports and entertainment” B version</w:t>
      </w:r>
    </w:p>
    <w:p w14:paraId="2D20EB81" w14:textId="77777777" w:rsidR="002D62BF" w:rsidRDefault="002D62BF">
      <w:pPr>
        <w:pBdr>
          <w:top w:val="nil"/>
          <w:left w:val="nil"/>
          <w:bottom w:val="nil"/>
          <w:right w:val="nil"/>
          <w:between w:val="nil"/>
        </w:pBdr>
        <w:spacing w:after="0"/>
        <w:ind w:left="1080"/>
        <w:rPr>
          <w:rFonts w:ascii="Times New Roman" w:eastAsia="Times New Roman" w:hAnsi="Times New Roman" w:cs="Times New Roman"/>
          <w:b/>
          <w:color w:val="0070C0"/>
          <w:sz w:val="28"/>
          <w:szCs w:val="28"/>
        </w:rPr>
      </w:pPr>
    </w:p>
    <w:p w14:paraId="62F772BA" w14:textId="77777777" w:rsidR="002D62BF"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Label the sport equipment /4 points/</w:t>
      </w:r>
    </w:p>
    <w:p w14:paraId="49F9329F" w14:textId="77777777" w:rsidR="002D62BF" w:rsidRDefault="00000000">
      <w:pPr>
        <w:spacing w:line="240" w:lineRule="auto"/>
        <w:ind w:left="36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B71C097" wp14:editId="15F639CC">
            <wp:extent cx="1670267" cy="1004625"/>
            <wp:effectExtent l="0" t="0" r="0" b="0"/>
            <wp:docPr id="78" name="image35.jpg" descr="A smashing history of how tennis rackets evolved from wood to fibre and  changed the game"/>
            <wp:cNvGraphicFramePr/>
            <a:graphic xmlns:a="http://schemas.openxmlformats.org/drawingml/2006/main">
              <a:graphicData uri="http://schemas.openxmlformats.org/drawingml/2006/picture">
                <pic:pic xmlns:pic="http://schemas.openxmlformats.org/drawingml/2006/picture">
                  <pic:nvPicPr>
                    <pic:cNvPr id="0" name="image35.jpg" descr="A smashing history of how tennis rackets evolved from wood to fibre and  changed the game"/>
                    <pic:cNvPicPr preferRelativeResize="0"/>
                  </pic:nvPicPr>
                  <pic:blipFill>
                    <a:blip r:embed="rId15"/>
                    <a:srcRect l="12580"/>
                    <a:stretch>
                      <a:fillRect/>
                    </a:stretch>
                  </pic:blipFill>
                  <pic:spPr>
                    <a:xfrm>
                      <a:off x="0" y="0"/>
                      <a:ext cx="1670267" cy="1004625"/>
                    </a:xfrm>
                    <a:prstGeom prst="rect">
                      <a:avLst/>
                    </a:prstGeom>
                    <a:ln/>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14:anchorId="221411E4" wp14:editId="76FF15F1">
            <wp:extent cx="1574870" cy="1002668"/>
            <wp:effectExtent l="0" t="0" r="0" b="0"/>
            <wp:docPr id="79" name="image37.jpg" descr="adidas Men's adizero Primeknit Football Cleats | DICK'S Sporting Goods"/>
            <wp:cNvGraphicFramePr/>
            <a:graphic xmlns:a="http://schemas.openxmlformats.org/drawingml/2006/main">
              <a:graphicData uri="http://schemas.openxmlformats.org/drawingml/2006/picture">
                <pic:pic xmlns:pic="http://schemas.openxmlformats.org/drawingml/2006/picture">
                  <pic:nvPicPr>
                    <pic:cNvPr id="0" name="image37.jpg" descr="adidas Men's adizero Primeknit Football Cleats | DICK'S Sporting Goods"/>
                    <pic:cNvPicPr preferRelativeResize="0"/>
                  </pic:nvPicPr>
                  <pic:blipFill>
                    <a:blip r:embed="rId16"/>
                    <a:srcRect/>
                    <a:stretch>
                      <a:fillRect/>
                    </a:stretch>
                  </pic:blipFill>
                  <pic:spPr>
                    <a:xfrm>
                      <a:off x="0" y="0"/>
                      <a:ext cx="1574870" cy="1002668"/>
                    </a:xfrm>
                    <a:prstGeom prst="rect">
                      <a:avLst/>
                    </a:prstGeom>
                    <a:ln/>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14:anchorId="32F9AEA5" wp14:editId="2FADBF97">
            <wp:extent cx="1516484" cy="999070"/>
            <wp:effectExtent l="0" t="0" r="0" b="0"/>
            <wp:docPr id="80" name="image36.jpg" descr="How to Clean Your Ping Pong Paddle Rubber in 6 Simple Steps?"/>
            <wp:cNvGraphicFramePr/>
            <a:graphic xmlns:a="http://schemas.openxmlformats.org/drawingml/2006/main">
              <a:graphicData uri="http://schemas.openxmlformats.org/drawingml/2006/picture">
                <pic:pic xmlns:pic="http://schemas.openxmlformats.org/drawingml/2006/picture">
                  <pic:nvPicPr>
                    <pic:cNvPr id="0" name="image36.jpg" descr="How to Clean Your Ping Pong Paddle Rubber in 6 Simple Steps?"/>
                    <pic:cNvPicPr preferRelativeResize="0"/>
                  </pic:nvPicPr>
                  <pic:blipFill>
                    <a:blip r:embed="rId17"/>
                    <a:srcRect r="12122"/>
                    <a:stretch>
                      <a:fillRect/>
                    </a:stretch>
                  </pic:blipFill>
                  <pic:spPr>
                    <a:xfrm>
                      <a:off x="0" y="0"/>
                      <a:ext cx="1516484" cy="999070"/>
                    </a:xfrm>
                    <a:prstGeom prst="rect">
                      <a:avLst/>
                    </a:prstGeom>
                    <a:ln/>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14:anchorId="379BE0EB" wp14:editId="721061C6">
            <wp:extent cx="1548465" cy="994034"/>
            <wp:effectExtent l="0" t="0" r="0" b="0"/>
            <wp:docPr id="81" name="image41.jpg" descr="Amazon.com: 32&quot; Foam Baseball Bat: Toys &amp; Games"/>
            <wp:cNvGraphicFramePr/>
            <a:graphic xmlns:a="http://schemas.openxmlformats.org/drawingml/2006/main">
              <a:graphicData uri="http://schemas.openxmlformats.org/drawingml/2006/picture">
                <pic:pic xmlns:pic="http://schemas.openxmlformats.org/drawingml/2006/picture">
                  <pic:nvPicPr>
                    <pic:cNvPr id="0" name="image41.jpg" descr="Amazon.com: 32&quot; Foam Baseball Bat: Toys &amp; Games"/>
                    <pic:cNvPicPr preferRelativeResize="0"/>
                  </pic:nvPicPr>
                  <pic:blipFill>
                    <a:blip r:embed="rId18"/>
                    <a:srcRect/>
                    <a:stretch>
                      <a:fillRect/>
                    </a:stretch>
                  </pic:blipFill>
                  <pic:spPr>
                    <a:xfrm>
                      <a:off x="0" y="0"/>
                      <a:ext cx="1548465" cy="994034"/>
                    </a:xfrm>
                    <a:prstGeom prst="rect">
                      <a:avLst/>
                    </a:prstGeom>
                    <a:ln/>
                  </pic:spPr>
                </pic:pic>
              </a:graphicData>
            </a:graphic>
          </wp:inline>
        </w:drawing>
      </w:r>
    </w:p>
    <w:p w14:paraId="7817CA8F" w14:textId="77777777" w:rsidR="002D62BF" w:rsidRDefault="00000000">
      <w:pPr>
        <w:spacing w:line="240" w:lineRule="auto"/>
        <w:ind w:left="360"/>
        <w:rPr>
          <w:rFonts w:ascii="Times New Roman" w:eastAsia="Times New Roman" w:hAnsi="Times New Roman" w:cs="Times New Roman"/>
          <w:sz w:val="28"/>
          <w:szCs w:val="28"/>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sz w:val="28"/>
          <w:szCs w:val="28"/>
        </w:rPr>
        <w:t xml:space="preserve">1.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2.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3.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4. </w:t>
      </w:r>
    </w:p>
    <w:p w14:paraId="43C2D71F" w14:textId="77777777" w:rsidR="002D62BF" w:rsidRDefault="00000000">
      <w:pPr>
        <w:numPr>
          <w:ilvl w:val="0"/>
          <w:numId w:val="1"/>
        </w:numPr>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words with their definitions /5 points/</w:t>
      </w:r>
    </w:p>
    <w:p w14:paraId="24C38DD1" w14:textId="77777777" w:rsidR="002D62BF" w:rsidRDefault="00000000">
      <w:pPr>
        <w:spacing w:line="240" w:lineRule="auto"/>
        <w:ind w:left="360"/>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0" distB="0" distL="0" distR="0" wp14:anchorId="7983D0ED" wp14:editId="50F318CC">
            <wp:extent cx="6443400" cy="1136116"/>
            <wp:effectExtent l="0" t="0" r="0" b="0"/>
            <wp:docPr id="82" name="image33.png" descr="C:\Users\J. Enkhtsetseg\Desktop\jjj.png"/>
            <wp:cNvGraphicFramePr/>
            <a:graphic xmlns:a="http://schemas.openxmlformats.org/drawingml/2006/main">
              <a:graphicData uri="http://schemas.openxmlformats.org/drawingml/2006/picture">
                <pic:pic xmlns:pic="http://schemas.openxmlformats.org/drawingml/2006/picture">
                  <pic:nvPicPr>
                    <pic:cNvPr id="0" name="image33.png" descr="C:\Users\J. Enkhtsetseg\Desktop\jjj.png"/>
                    <pic:cNvPicPr preferRelativeResize="0"/>
                  </pic:nvPicPr>
                  <pic:blipFill>
                    <a:blip r:embed="rId19"/>
                    <a:srcRect/>
                    <a:stretch>
                      <a:fillRect/>
                    </a:stretch>
                  </pic:blipFill>
                  <pic:spPr>
                    <a:xfrm>
                      <a:off x="0" y="0"/>
                      <a:ext cx="6443400" cy="1136116"/>
                    </a:xfrm>
                    <a:prstGeom prst="rect">
                      <a:avLst/>
                    </a:prstGeom>
                    <a:ln/>
                  </pic:spPr>
                </pic:pic>
              </a:graphicData>
            </a:graphic>
          </wp:inline>
        </w:drawing>
      </w:r>
    </w:p>
    <w:p w14:paraId="7D243E53" w14:textId="77777777" w:rsidR="002D62BF" w:rsidRDefault="00000000">
      <w:pPr>
        <w:numPr>
          <w:ilvl w:val="0"/>
          <w:numId w:val="1"/>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Classify the activities in these categories. /4 points/ </w:t>
      </w:r>
    </w:p>
    <w:p w14:paraId="7277E737" w14:textId="77777777" w:rsidR="002D62BF" w:rsidRDefault="00000000">
      <w:pPr>
        <w:pBdr>
          <w:top w:val="nil"/>
          <w:left w:val="nil"/>
          <w:bottom w:val="nil"/>
          <w:right w:val="nil"/>
          <w:between w:val="nil"/>
        </w:pBdr>
        <w:spacing w:after="0" w:line="244" w:lineRule="auto"/>
        <w:ind w:left="1080" w:right="52"/>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rPr>
        <w:t xml:space="preserve">doing jigsaw puzzles, barbecuing, playing computer games, going to museums, drawing pictures, doing handicrafts, writing stories, reading books, </w:t>
      </w:r>
    </w:p>
    <w:p w14:paraId="7CEE2CED" w14:textId="77777777" w:rsidR="002D62BF" w:rsidRDefault="00000000">
      <w:pPr>
        <w:numPr>
          <w:ilvl w:val="0"/>
          <w:numId w:val="3"/>
        </w:numPr>
        <w:pBdr>
          <w:top w:val="nil"/>
          <w:left w:val="nil"/>
          <w:bottom w:val="nil"/>
          <w:right w:val="nil"/>
          <w:between w:val="nil"/>
        </w:pBdr>
        <w:spacing w:after="0" w:line="244" w:lineRule="auto"/>
        <w:ind w:right="157"/>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 xml:space="preserve">Mental leisure activities:  </w:t>
      </w:r>
    </w:p>
    <w:p w14:paraId="583E7B5B" w14:textId="77777777" w:rsidR="002D62BF" w:rsidRDefault="00000000">
      <w:pPr>
        <w:numPr>
          <w:ilvl w:val="0"/>
          <w:numId w:val="3"/>
        </w:numPr>
        <w:pBdr>
          <w:top w:val="nil"/>
          <w:left w:val="nil"/>
          <w:bottom w:val="nil"/>
          <w:right w:val="nil"/>
          <w:between w:val="nil"/>
        </w:pBdr>
        <w:spacing w:after="0" w:line="246" w:lineRule="auto"/>
        <w:ind w:right="448"/>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 xml:space="preserve">Recreational leisure activities:  </w:t>
      </w:r>
    </w:p>
    <w:p w14:paraId="700F2441" w14:textId="77777777" w:rsidR="002D62BF"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Fill in the sentences with </w:t>
      </w:r>
      <w:r>
        <w:rPr>
          <w:rFonts w:ascii="Times New Roman" w:eastAsia="Times New Roman" w:hAnsi="Times New Roman" w:cs="Times New Roman"/>
          <w:b/>
          <w:i/>
          <w:color w:val="000000"/>
          <w:sz w:val="28"/>
          <w:szCs w:val="28"/>
        </w:rPr>
        <w:t xml:space="preserve">fewer </w:t>
      </w:r>
      <w:r>
        <w:rPr>
          <w:rFonts w:ascii="Times New Roman" w:eastAsia="Times New Roman" w:hAnsi="Times New Roman" w:cs="Times New Roman"/>
          <w:b/>
          <w:color w:val="000000"/>
          <w:sz w:val="28"/>
          <w:szCs w:val="28"/>
        </w:rPr>
        <w:t>or</w:t>
      </w:r>
      <w:r>
        <w:rPr>
          <w:rFonts w:ascii="Times New Roman" w:eastAsia="Times New Roman" w:hAnsi="Times New Roman" w:cs="Times New Roman"/>
          <w:b/>
          <w:i/>
          <w:color w:val="000000"/>
          <w:sz w:val="28"/>
          <w:szCs w:val="28"/>
        </w:rPr>
        <w:t xml:space="preserve"> less</w:t>
      </w:r>
      <w:r>
        <w:rPr>
          <w:rFonts w:ascii="Times New Roman" w:eastAsia="Times New Roman" w:hAnsi="Times New Roman" w:cs="Times New Roman"/>
          <w:b/>
          <w:color w:val="000000"/>
          <w:sz w:val="28"/>
          <w:szCs w:val="28"/>
        </w:rPr>
        <w:t xml:space="preserve"> /5 points/</w:t>
      </w:r>
    </w:p>
    <w:p w14:paraId="0FEEB56C" w14:textId="77777777" w:rsidR="002D62BF" w:rsidRDefault="00000000">
      <w:pPr>
        <w:numPr>
          <w:ilvl w:val="0"/>
          <w:numId w:val="5"/>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page has __________ math problems to complete.</w:t>
      </w:r>
    </w:p>
    <w:p w14:paraId="53B2A19C" w14:textId="77777777" w:rsidR="002D62BF" w:rsidRDefault="00000000">
      <w:pPr>
        <w:numPr>
          <w:ilvl w:val="0"/>
          <w:numId w:val="5"/>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___________ people came to the fair this year.</w:t>
      </w:r>
    </w:p>
    <w:p w14:paraId="06EED26A" w14:textId="77777777" w:rsidR="002D62BF" w:rsidRDefault="00000000">
      <w:pPr>
        <w:numPr>
          <w:ilvl w:val="0"/>
          <w:numId w:val="5"/>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crowd was __________ animated than last year.</w:t>
      </w:r>
    </w:p>
    <w:p w14:paraId="130ADFD6" w14:textId="77777777" w:rsidR="002D62BF" w:rsidRDefault="00000000">
      <w:pPr>
        <w:numPr>
          <w:ilvl w:val="0"/>
          <w:numId w:val="5"/>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Jody lost __________ teeth than you.</w:t>
      </w:r>
    </w:p>
    <w:p w14:paraId="2339D87B" w14:textId="77777777" w:rsidR="002D62BF" w:rsidRDefault="00000000">
      <w:pPr>
        <w:numPr>
          <w:ilvl w:val="0"/>
          <w:numId w:val="5"/>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admission costs __________ money than last time.</w:t>
      </w:r>
    </w:p>
    <w:p w14:paraId="7D32A1F3" w14:textId="77777777" w:rsidR="002D62BF" w:rsidRDefault="00000000">
      <w:pPr>
        <w:numPr>
          <w:ilvl w:val="0"/>
          <w:numId w:val="1"/>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rPr>
      </w:pPr>
      <w:r>
        <w:rPr>
          <w:rFonts w:ascii="Times New Roman" w:eastAsia="Times New Roman" w:hAnsi="Times New Roman" w:cs="Times New Roman"/>
          <w:b/>
          <w:i/>
          <w:color w:val="000000"/>
          <w:sz w:val="28"/>
          <w:szCs w:val="28"/>
        </w:rPr>
        <w:t>Rewrite the sentences in the perfect passives (present, future or past) /4 points/</w:t>
      </w:r>
    </w:p>
    <w:p w14:paraId="1A7BDB1E" w14:textId="77777777" w:rsidR="002D62BF" w:rsidRDefault="00000000">
      <w:pPr>
        <w:numPr>
          <w:ilvl w:val="0"/>
          <w:numId w:val="7"/>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highlight w:val="cyan"/>
        </w:rPr>
      </w:pPr>
      <w:r>
        <w:rPr>
          <w:rFonts w:ascii="Times New Roman" w:eastAsia="Times New Roman" w:hAnsi="Times New Roman" w:cs="Times New Roman"/>
          <w:color w:val="000000"/>
          <w:sz w:val="28"/>
          <w:szCs w:val="28"/>
          <w:highlight w:val="cyan"/>
        </w:rPr>
        <w:lastRenderedPageBreak/>
        <w:t>Too many people have used the same methods.</w:t>
      </w:r>
    </w:p>
    <w:p w14:paraId="1C91E0D9" w14:textId="77777777" w:rsidR="002D62BF" w:rsidRDefault="00000000">
      <w:pPr>
        <w:numPr>
          <w:ilvl w:val="0"/>
          <w:numId w:val="7"/>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highlight w:val="cyan"/>
        </w:rPr>
      </w:pPr>
      <w:r>
        <w:rPr>
          <w:rFonts w:ascii="Times New Roman" w:eastAsia="Times New Roman" w:hAnsi="Times New Roman" w:cs="Times New Roman"/>
          <w:color w:val="000000"/>
          <w:sz w:val="28"/>
          <w:szCs w:val="28"/>
          <w:highlight w:val="cyan"/>
        </w:rPr>
        <w:t>They had invited the Browns.</w:t>
      </w:r>
    </w:p>
    <w:p w14:paraId="236B9B3B" w14:textId="77777777" w:rsidR="002D62BF" w:rsidRDefault="00000000">
      <w:pPr>
        <w:numPr>
          <w:ilvl w:val="0"/>
          <w:numId w:val="7"/>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highlight w:val="cyan"/>
        </w:rPr>
      </w:pPr>
      <w:r>
        <w:rPr>
          <w:rFonts w:ascii="Times New Roman" w:eastAsia="Times New Roman" w:hAnsi="Times New Roman" w:cs="Times New Roman"/>
          <w:color w:val="000000"/>
          <w:sz w:val="28"/>
          <w:szCs w:val="28"/>
          <w:highlight w:val="cyan"/>
        </w:rPr>
        <w:t>Children have eaten all the biscuits.</w:t>
      </w:r>
    </w:p>
    <w:p w14:paraId="722EFB53" w14:textId="77777777" w:rsidR="002D62BF" w:rsidRDefault="00000000">
      <w:pPr>
        <w:numPr>
          <w:ilvl w:val="0"/>
          <w:numId w:val="7"/>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highlight w:val="cyan"/>
        </w:rPr>
      </w:pPr>
      <w:r>
        <w:rPr>
          <w:rFonts w:ascii="Times New Roman" w:eastAsia="Times New Roman" w:hAnsi="Times New Roman" w:cs="Times New Roman"/>
          <w:color w:val="000000"/>
          <w:sz w:val="28"/>
          <w:szCs w:val="28"/>
          <w:highlight w:val="cyan"/>
        </w:rPr>
        <w:t>He will have played a lot of computer games.</w:t>
      </w:r>
    </w:p>
    <w:p w14:paraId="0F6C97A4" w14:textId="77777777" w:rsidR="002D62BF" w:rsidRDefault="00000000">
      <w:pPr>
        <w:numPr>
          <w:ilvl w:val="0"/>
          <w:numId w:val="1"/>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i/>
          <w:color w:val="000000"/>
          <w:sz w:val="28"/>
          <w:szCs w:val="28"/>
        </w:rPr>
        <w:t>Complete the sentences with be allowed to or be supposed to /3 points/</w:t>
      </w:r>
    </w:p>
    <w:p w14:paraId="5402250D" w14:textId="77777777" w:rsidR="002D62BF" w:rsidRDefault="00000000">
      <w:pPr>
        <w:numPr>
          <w:ilvl w:val="0"/>
          <w:numId w:val="18"/>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shd w:val="clear" w:color="auto" w:fill="F8F8F8"/>
        </w:rPr>
        <w:t>My son is </w:t>
      </w:r>
      <w:r>
        <w:rPr>
          <w:rFonts w:ascii="Times New Roman" w:eastAsia="Times New Roman" w:hAnsi="Times New Roman" w:cs="Times New Roman"/>
          <w:color w:val="000000"/>
          <w:sz w:val="28"/>
          <w:szCs w:val="28"/>
        </w:rPr>
        <w:t>  </w:t>
      </w:r>
      <w:r>
        <w:rPr>
          <w:rFonts w:ascii="Times New Roman" w:eastAsia="Times New Roman" w:hAnsi="Times New Roman" w:cs="Times New Roman"/>
          <w:color w:val="000000"/>
          <w:sz w:val="28"/>
          <w:szCs w:val="28"/>
        </w:rPr>
        <w:pict w14:anchorId="190B17F6">
          <v:shape id="_x0000_i1028" type="#_x0000_t75" style="width:85.2pt;height:18pt">
            <v:imagedata r:id="rId14" o:title=""/>
          </v:shape>
        </w:pict>
      </w:r>
      <w:r>
        <w:rPr>
          <w:rFonts w:ascii="Times New Roman" w:eastAsia="Times New Roman" w:hAnsi="Times New Roman" w:cs="Times New Roman"/>
          <w:color w:val="000000"/>
          <w:sz w:val="28"/>
          <w:szCs w:val="28"/>
          <w:shd w:val="clear" w:color="auto" w:fill="F8F8F8"/>
        </w:rPr>
        <w:t> to be at home every day at six o'clock except on Saturdays.</w:t>
      </w:r>
    </w:p>
    <w:p w14:paraId="71543F95" w14:textId="77777777" w:rsidR="002D62BF" w:rsidRDefault="00000000">
      <w:pPr>
        <w:numPr>
          <w:ilvl w:val="0"/>
          <w:numId w:val="18"/>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shd w:val="clear" w:color="auto" w:fill="F8F8F8"/>
        </w:rPr>
        <w:t>You will be </w:t>
      </w:r>
      <w:r>
        <w:rPr>
          <w:rFonts w:ascii="Times New Roman" w:eastAsia="Times New Roman" w:hAnsi="Times New Roman" w:cs="Times New Roman"/>
          <w:color w:val="000000"/>
          <w:sz w:val="28"/>
          <w:szCs w:val="28"/>
        </w:rPr>
        <w:t>  </w:t>
      </w:r>
      <w:r>
        <w:rPr>
          <w:rFonts w:ascii="Times New Roman" w:eastAsia="Times New Roman" w:hAnsi="Times New Roman" w:cs="Times New Roman"/>
          <w:color w:val="000000"/>
          <w:sz w:val="28"/>
          <w:szCs w:val="28"/>
        </w:rPr>
        <w:pict w14:anchorId="59A307A4">
          <v:shape id="_x0000_i1029" type="#_x0000_t75" style="width:85.2pt;height:18pt">
            <v:imagedata r:id="rId14" o:title=""/>
          </v:shape>
        </w:pict>
      </w:r>
      <w:r>
        <w:rPr>
          <w:rFonts w:ascii="Times New Roman" w:eastAsia="Times New Roman" w:hAnsi="Times New Roman" w:cs="Times New Roman"/>
          <w:color w:val="000000"/>
          <w:sz w:val="28"/>
          <w:szCs w:val="28"/>
          <w:shd w:val="clear" w:color="auto" w:fill="F8F8F8"/>
        </w:rPr>
        <w:t> to drive a car when you are eighteen.</w:t>
      </w:r>
    </w:p>
    <w:p w14:paraId="48182B7E" w14:textId="77777777" w:rsidR="002D62BF" w:rsidRDefault="00000000">
      <w:pPr>
        <w:numPr>
          <w:ilvl w:val="0"/>
          <w:numId w:val="18"/>
        </w:numPr>
        <w:pBdr>
          <w:top w:val="nil"/>
          <w:left w:val="nil"/>
          <w:bottom w:val="nil"/>
          <w:right w:val="nil"/>
          <w:between w:val="nil"/>
        </w:pBdr>
        <w:spacing w:after="4" w:line="264" w:lineRule="auto"/>
        <w:ind w:right="2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shd w:val="clear" w:color="auto" w:fill="F8F8F8"/>
        </w:rPr>
        <w:t>People are </w:t>
      </w:r>
      <w:r>
        <w:rPr>
          <w:rFonts w:ascii="Times New Roman" w:eastAsia="Times New Roman" w:hAnsi="Times New Roman" w:cs="Times New Roman"/>
          <w:color w:val="000000"/>
          <w:sz w:val="28"/>
          <w:szCs w:val="28"/>
        </w:rPr>
        <w:t>  </w:t>
      </w:r>
      <w:r>
        <w:rPr>
          <w:rFonts w:ascii="Times New Roman" w:eastAsia="Times New Roman" w:hAnsi="Times New Roman" w:cs="Times New Roman"/>
          <w:color w:val="000000"/>
          <w:sz w:val="28"/>
          <w:szCs w:val="28"/>
        </w:rPr>
        <w:pict w14:anchorId="5E68FF29">
          <v:shape id="_x0000_i1030" type="#_x0000_t75" style="width:85.2pt;height:18pt">
            <v:imagedata r:id="rId14" o:title=""/>
          </v:shape>
        </w:pict>
      </w:r>
      <w:r>
        <w:rPr>
          <w:rFonts w:ascii="Times New Roman" w:eastAsia="Times New Roman" w:hAnsi="Times New Roman" w:cs="Times New Roman"/>
          <w:color w:val="000000"/>
          <w:sz w:val="28"/>
          <w:szCs w:val="28"/>
          <w:shd w:val="clear" w:color="auto" w:fill="F8F8F8"/>
        </w:rPr>
        <w:t> to swim in this lake.</w:t>
      </w:r>
    </w:p>
    <w:p w14:paraId="62495E0F" w14:textId="77777777" w:rsidR="002D62BF" w:rsidRDefault="00000000">
      <w:pPr>
        <w:spacing w:line="244" w:lineRule="auto"/>
        <w:ind w:left="355" w:right="157"/>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Total point=25       Good luck!</w:t>
      </w:r>
      <w:r>
        <w:rPr>
          <w:rFonts w:ascii="Times New Roman" w:eastAsia="Times New Roman" w:hAnsi="Times New Roman" w:cs="Times New Roman"/>
          <w:b/>
          <w:i/>
          <w:sz w:val="28"/>
          <w:szCs w:val="28"/>
        </w:rPr>
        <w:t xml:space="preserve"> </w:t>
      </w:r>
    </w:p>
    <w:p w14:paraId="33AA44C2" w14:textId="77777777" w:rsidR="002D62BF" w:rsidRDefault="002D62BF">
      <w:pPr>
        <w:spacing w:line="240" w:lineRule="auto"/>
        <w:jc w:val="center"/>
        <w:rPr>
          <w:rFonts w:ascii="Times New Roman" w:eastAsia="Times New Roman" w:hAnsi="Times New Roman" w:cs="Times New Roman"/>
          <w:b/>
          <w:sz w:val="28"/>
          <w:szCs w:val="28"/>
        </w:rPr>
      </w:pPr>
    </w:p>
    <w:p w14:paraId="261CA21E" w14:textId="77777777" w:rsidR="002D62BF"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KEY to unit-7 </w:t>
      </w:r>
    </w:p>
    <w:p w14:paraId="338411FF" w14:textId="77777777" w:rsidR="002D62BF" w:rsidRDefault="00000000">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 version</w:t>
      </w:r>
    </w:p>
    <w:p w14:paraId="6CB326D8" w14:textId="77777777" w:rsidR="002D62BF" w:rsidRDefault="00000000">
      <w:pP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I. Label the sport equipment /4 points/</w:t>
      </w:r>
    </w:p>
    <w:p w14:paraId="2FE62A0D" w14:textId="77777777" w:rsidR="002D62BF"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1. Shuttle cock 2. snorkel mask 3. sword 4. hockey stick and puck</w:t>
      </w:r>
    </w:p>
    <w:p w14:paraId="2BE7F8AF" w14:textId="77777777" w:rsidR="002D62BF" w:rsidRDefault="00000000">
      <w:pPr>
        <w:numPr>
          <w:ilvl w:val="0"/>
          <w:numId w:val="73"/>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words with their definitions /5 points/</w:t>
      </w:r>
    </w:p>
    <w:p w14:paraId="7D3C21BE"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1c, 2d, 3b, 4e, 5a</w:t>
      </w:r>
    </w:p>
    <w:p w14:paraId="06E783DE" w14:textId="77777777" w:rsidR="002D62BF" w:rsidRDefault="00000000">
      <w:pPr>
        <w:numPr>
          <w:ilvl w:val="0"/>
          <w:numId w:val="73"/>
        </w:numPr>
        <w:pBdr>
          <w:top w:val="nil"/>
          <w:left w:val="nil"/>
          <w:bottom w:val="nil"/>
          <w:right w:val="nil"/>
          <w:between w:val="nil"/>
        </w:pBdr>
        <w:spacing w:after="4" w:line="266" w:lineRule="auto"/>
        <w:ind w:right="26"/>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Classify the activities in these categories. /4 points/ </w:t>
      </w:r>
    </w:p>
    <w:p w14:paraId="7ABA8947" w14:textId="77777777" w:rsidR="002D62BF" w:rsidRDefault="00000000">
      <w:pPr>
        <w:spacing w:after="8" w:line="249" w:lineRule="auto"/>
        <w:ind w:left="355"/>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Physical leisure activities:  </w:t>
      </w:r>
      <w:r>
        <w:rPr>
          <w:rFonts w:ascii="Times New Roman" w:eastAsia="Times New Roman" w:hAnsi="Times New Roman" w:cs="Times New Roman"/>
          <w:sz w:val="28"/>
          <w:szCs w:val="28"/>
        </w:rPr>
        <w:t>travelling, horse riding, shopping, camping</w:t>
      </w:r>
    </w:p>
    <w:p w14:paraId="61315A62" w14:textId="77777777" w:rsidR="002D62BF" w:rsidRDefault="00000000">
      <w:pPr>
        <w:spacing w:line="246" w:lineRule="auto"/>
        <w:ind w:left="355" w:right="448"/>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 xml:space="preserve">Recreational leisure activities:  </w:t>
      </w:r>
      <w:r>
        <w:rPr>
          <w:rFonts w:ascii="Times New Roman" w:eastAsia="Times New Roman" w:hAnsi="Times New Roman" w:cs="Times New Roman"/>
          <w:sz w:val="28"/>
          <w:szCs w:val="28"/>
        </w:rPr>
        <w:t>watching TV, eating out at a restaurant</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seeing a movie, going to museums, </w:t>
      </w:r>
    </w:p>
    <w:p w14:paraId="3D654987" w14:textId="77777777" w:rsidR="002D62BF" w:rsidRDefault="00000000">
      <w:pPr>
        <w:numPr>
          <w:ilvl w:val="0"/>
          <w:numId w:val="73"/>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Fill in the sentences with </w:t>
      </w:r>
      <w:r>
        <w:rPr>
          <w:rFonts w:ascii="Times New Roman" w:eastAsia="Times New Roman" w:hAnsi="Times New Roman" w:cs="Times New Roman"/>
          <w:b/>
          <w:i/>
          <w:color w:val="000000"/>
          <w:sz w:val="28"/>
          <w:szCs w:val="28"/>
        </w:rPr>
        <w:t xml:space="preserve">fewer </w:t>
      </w:r>
      <w:r>
        <w:rPr>
          <w:rFonts w:ascii="Times New Roman" w:eastAsia="Times New Roman" w:hAnsi="Times New Roman" w:cs="Times New Roman"/>
          <w:b/>
          <w:color w:val="000000"/>
          <w:sz w:val="28"/>
          <w:szCs w:val="28"/>
        </w:rPr>
        <w:t>or</w:t>
      </w:r>
      <w:r>
        <w:rPr>
          <w:rFonts w:ascii="Times New Roman" w:eastAsia="Times New Roman" w:hAnsi="Times New Roman" w:cs="Times New Roman"/>
          <w:b/>
          <w:i/>
          <w:color w:val="000000"/>
          <w:sz w:val="28"/>
          <w:szCs w:val="28"/>
        </w:rPr>
        <w:t xml:space="preserve"> less</w:t>
      </w:r>
      <w:r>
        <w:rPr>
          <w:rFonts w:ascii="Times New Roman" w:eastAsia="Times New Roman" w:hAnsi="Times New Roman" w:cs="Times New Roman"/>
          <w:b/>
          <w:color w:val="000000"/>
          <w:sz w:val="28"/>
          <w:szCs w:val="28"/>
        </w:rPr>
        <w:t xml:space="preserve"> /5 points/</w:t>
      </w:r>
    </w:p>
    <w:p w14:paraId="71C29768"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1. fewer 2. less 3. less 4. fewer 5. less</w:t>
      </w:r>
    </w:p>
    <w:p w14:paraId="5137690A" w14:textId="77777777" w:rsidR="002D62BF" w:rsidRDefault="00000000">
      <w:pPr>
        <w:numPr>
          <w:ilvl w:val="0"/>
          <w:numId w:val="73"/>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i/>
          <w:color w:val="000000"/>
          <w:sz w:val="28"/>
          <w:szCs w:val="28"/>
        </w:rPr>
        <w:t>Rewrite the sentences in the perfect passives (present, future or past) /4 points/</w:t>
      </w:r>
    </w:p>
    <w:p w14:paraId="55C59300" w14:textId="77777777" w:rsidR="002D62BF" w:rsidRDefault="00000000">
      <w:pPr>
        <w:numPr>
          <w:ilvl w:val="0"/>
          <w:numId w:val="63"/>
        </w:numPr>
        <w:pBdr>
          <w:top w:val="nil"/>
          <w:left w:val="nil"/>
          <w:bottom w:val="nil"/>
          <w:right w:val="nil"/>
          <w:between w:val="nil"/>
        </w:pBdr>
        <w:spacing w:after="0" w:line="240" w:lineRule="auto"/>
        <w:rPr>
          <w:rFonts w:ascii="Times New Roman" w:eastAsia="Times New Roman" w:hAnsi="Times New Roman" w:cs="Times New Roman"/>
          <w:color w:val="000000"/>
          <w:sz w:val="28"/>
          <w:szCs w:val="28"/>
          <w:highlight w:val="cyan"/>
        </w:rPr>
      </w:pPr>
      <w:r>
        <w:rPr>
          <w:rFonts w:ascii="Times New Roman" w:eastAsia="Times New Roman" w:hAnsi="Times New Roman" w:cs="Times New Roman"/>
          <w:color w:val="000000"/>
          <w:sz w:val="28"/>
          <w:szCs w:val="28"/>
          <w:highlight w:val="cyan"/>
        </w:rPr>
        <w:t>Your car hasn't been checked by us yet.</w:t>
      </w:r>
    </w:p>
    <w:p w14:paraId="17A55632" w14:textId="77777777" w:rsidR="002D62BF" w:rsidRDefault="00000000">
      <w:pPr>
        <w:numPr>
          <w:ilvl w:val="0"/>
          <w:numId w:val="63"/>
        </w:numPr>
        <w:pBdr>
          <w:top w:val="nil"/>
          <w:left w:val="nil"/>
          <w:bottom w:val="nil"/>
          <w:right w:val="nil"/>
          <w:between w:val="nil"/>
        </w:pBdr>
        <w:spacing w:after="0" w:line="240" w:lineRule="auto"/>
        <w:rPr>
          <w:rFonts w:ascii="Times New Roman" w:eastAsia="Times New Roman" w:hAnsi="Times New Roman" w:cs="Times New Roman"/>
          <w:color w:val="000000"/>
          <w:sz w:val="28"/>
          <w:szCs w:val="28"/>
          <w:highlight w:val="cyan"/>
        </w:rPr>
      </w:pPr>
      <w:r>
        <w:rPr>
          <w:rFonts w:ascii="Times New Roman" w:eastAsia="Times New Roman" w:hAnsi="Times New Roman" w:cs="Times New Roman"/>
          <w:color w:val="000000"/>
          <w:sz w:val="28"/>
          <w:szCs w:val="28"/>
          <w:highlight w:val="cyan"/>
        </w:rPr>
        <w:t>This tree has been cut this with saw by someone.</w:t>
      </w:r>
    </w:p>
    <w:p w14:paraId="3CE884EC" w14:textId="77777777" w:rsidR="002D62BF" w:rsidRDefault="00000000">
      <w:pPr>
        <w:numPr>
          <w:ilvl w:val="0"/>
          <w:numId w:val="63"/>
        </w:numPr>
        <w:pBdr>
          <w:top w:val="nil"/>
          <w:left w:val="nil"/>
          <w:bottom w:val="nil"/>
          <w:right w:val="nil"/>
          <w:between w:val="nil"/>
        </w:pBdr>
        <w:spacing w:after="0" w:line="240" w:lineRule="auto"/>
        <w:rPr>
          <w:rFonts w:ascii="Times New Roman" w:eastAsia="Times New Roman" w:hAnsi="Times New Roman" w:cs="Times New Roman"/>
          <w:color w:val="000000"/>
          <w:sz w:val="28"/>
          <w:szCs w:val="28"/>
          <w:highlight w:val="cyan"/>
        </w:rPr>
      </w:pPr>
      <w:r>
        <w:rPr>
          <w:rFonts w:ascii="Times New Roman" w:eastAsia="Times New Roman" w:hAnsi="Times New Roman" w:cs="Times New Roman"/>
          <w:color w:val="000000"/>
          <w:sz w:val="28"/>
          <w:szCs w:val="28"/>
          <w:highlight w:val="cyan"/>
        </w:rPr>
        <w:t xml:space="preserve">The thieves will have been caught by them </w:t>
      </w:r>
    </w:p>
    <w:p w14:paraId="3F401386" w14:textId="77777777" w:rsidR="002D62BF" w:rsidRDefault="00000000">
      <w:pPr>
        <w:numPr>
          <w:ilvl w:val="0"/>
          <w:numId w:val="63"/>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highlight w:val="cyan"/>
        </w:rPr>
      </w:pPr>
      <w:r>
        <w:rPr>
          <w:rFonts w:ascii="Times New Roman" w:eastAsia="Times New Roman" w:hAnsi="Times New Roman" w:cs="Times New Roman"/>
          <w:color w:val="000000"/>
          <w:sz w:val="28"/>
          <w:szCs w:val="28"/>
          <w:highlight w:val="cyan"/>
        </w:rPr>
        <w:t>The room had been cleaned by him.</w:t>
      </w:r>
    </w:p>
    <w:p w14:paraId="1839C197" w14:textId="77777777" w:rsidR="002D62BF" w:rsidRDefault="00000000">
      <w:pPr>
        <w:numPr>
          <w:ilvl w:val="0"/>
          <w:numId w:val="73"/>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i/>
          <w:color w:val="000000"/>
          <w:sz w:val="28"/>
          <w:szCs w:val="28"/>
        </w:rPr>
        <w:t>Complete the sentences with be allowed to or be supposed to /3 points/</w:t>
      </w:r>
    </w:p>
    <w:p w14:paraId="7AC48363" w14:textId="77777777" w:rsidR="002D62BF" w:rsidRDefault="00000000">
      <w:pPr>
        <w:numPr>
          <w:ilvl w:val="0"/>
          <w:numId w:val="62"/>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shd w:val="clear" w:color="auto" w:fill="F8F8F8"/>
        </w:rPr>
        <w:t xml:space="preserve">supposed to 2. allowed to 3. supposed to </w:t>
      </w:r>
    </w:p>
    <w:p w14:paraId="5FF15C62" w14:textId="77777777" w:rsidR="002D62BF"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 version</w:t>
      </w:r>
    </w:p>
    <w:p w14:paraId="4971F956" w14:textId="77777777" w:rsidR="002D62BF" w:rsidRDefault="00000000">
      <w:pPr>
        <w:numPr>
          <w:ilvl w:val="0"/>
          <w:numId w:val="2"/>
        </w:numPr>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Label the sport equipment /4 points/</w:t>
      </w:r>
    </w:p>
    <w:p w14:paraId="34773B00" w14:textId="77777777" w:rsidR="002D62BF" w:rsidRDefault="00000000">
      <w:pPr>
        <w:spacing w:line="240" w:lineRule="auto"/>
        <w:ind w:left="360"/>
        <w:rPr>
          <w:rFonts w:ascii="Times New Roman" w:eastAsia="Times New Roman" w:hAnsi="Times New Roman" w:cs="Times New Roman"/>
          <w:sz w:val="28"/>
          <w:szCs w:val="28"/>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sz w:val="28"/>
          <w:szCs w:val="28"/>
        </w:rPr>
        <w:t>1. tennis racket 2. cleats</w:t>
      </w:r>
      <w:r>
        <w:rPr>
          <w:rFonts w:ascii="Times New Roman" w:eastAsia="Times New Roman" w:hAnsi="Times New Roman" w:cs="Times New Roman"/>
          <w:sz w:val="28"/>
          <w:szCs w:val="28"/>
        </w:rPr>
        <w:tab/>
        <w:t>3. ping pong paddle 4. baseball bat</w:t>
      </w:r>
    </w:p>
    <w:p w14:paraId="5D1F31E9" w14:textId="77777777" w:rsidR="002D62BF"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words with their definitions /5 points/</w:t>
      </w:r>
    </w:p>
    <w:p w14:paraId="10CA995B"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1d, 2e, 3a, 4c, 5b</w:t>
      </w:r>
    </w:p>
    <w:p w14:paraId="4769E624" w14:textId="77777777" w:rsidR="002D62BF" w:rsidRDefault="00000000">
      <w:pPr>
        <w:numPr>
          <w:ilvl w:val="0"/>
          <w:numId w:val="2"/>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Classify the activities in these categories. /4 points/ </w:t>
      </w:r>
    </w:p>
    <w:p w14:paraId="44AEC1C1" w14:textId="77777777" w:rsidR="002D62BF" w:rsidRDefault="00000000">
      <w:pPr>
        <w:numPr>
          <w:ilvl w:val="0"/>
          <w:numId w:val="47"/>
        </w:numPr>
        <w:pBdr>
          <w:top w:val="nil"/>
          <w:left w:val="nil"/>
          <w:bottom w:val="nil"/>
          <w:right w:val="nil"/>
          <w:between w:val="nil"/>
        </w:pBdr>
        <w:spacing w:after="0" w:line="244" w:lineRule="auto"/>
        <w:ind w:left="851" w:right="52" w:hanging="28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t xml:space="preserve">Mental leisure activities: </w:t>
      </w:r>
      <w:r>
        <w:rPr>
          <w:rFonts w:ascii="Times New Roman" w:eastAsia="Times New Roman" w:hAnsi="Times New Roman" w:cs="Times New Roman"/>
          <w:i/>
          <w:color w:val="000000"/>
          <w:sz w:val="28"/>
          <w:szCs w:val="28"/>
        </w:rPr>
        <w:t xml:space="preserve">doing jigsaw puzzles, playing computer games, writing stories, reading books, </w:t>
      </w:r>
    </w:p>
    <w:p w14:paraId="7F4BD84F" w14:textId="77777777" w:rsidR="002D62BF" w:rsidRDefault="00000000">
      <w:pPr>
        <w:numPr>
          <w:ilvl w:val="0"/>
          <w:numId w:val="47"/>
        </w:numPr>
        <w:pBdr>
          <w:top w:val="nil"/>
          <w:left w:val="nil"/>
          <w:bottom w:val="nil"/>
          <w:right w:val="nil"/>
          <w:between w:val="nil"/>
        </w:pBdr>
        <w:spacing w:after="0" w:line="244" w:lineRule="auto"/>
        <w:ind w:left="851" w:right="52" w:hanging="28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u w:val="single"/>
        </w:rPr>
        <w:lastRenderedPageBreak/>
        <w:t xml:space="preserve">Recreational leisure activities: </w:t>
      </w:r>
      <w:r>
        <w:rPr>
          <w:rFonts w:ascii="Times New Roman" w:eastAsia="Times New Roman" w:hAnsi="Times New Roman" w:cs="Times New Roman"/>
          <w:i/>
          <w:color w:val="000000"/>
          <w:sz w:val="28"/>
          <w:szCs w:val="28"/>
        </w:rPr>
        <w:t>barbecuing, going to museums, drawing pictures, doing handicrafts,</w:t>
      </w:r>
    </w:p>
    <w:p w14:paraId="1BB64EAE" w14:textId="77777777" w:rsidR="002D62BF"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Fill in the sentences with </w:t>
      </w:r>
      <w:r>
        <w:rPr>
          <w:rFonts w:ascii="Times New Roman" w:eastAsia="Times New Roman" w:hAnsi="Times New Roman" w:cs="Times New Roman"/>
          <w:b/>
          <w:i/>
          <w:color w:val="000000"/>
          <w:sz w:val="28"/>
          <w:szCs w:val="28"/>
        </w:rPr>
        <w:t xml:space="preserve">fewer </w:t>
      </w:r>
      <w:r>
        <w:rPr>
          <w:rFonts w:ascii="Times New Roman" w:eastAsia="Times New Roman" w:hAnsi="Times New Roman" w:cs="Times New Roman"/>
          <w:b/>
          <w:color w:val="000000"/>
          <w:sz w:val="28"/>
          <w:szCs w:val="28"/>
        </w:rPr>
        <w:t>or</w:t>
      </w:r>
      <w:r>
        <w:rPr>
          <w:rFonts w:ascii="Times New Roman" w:eastAsia="Times New Roman" w:hAnsi="Times New Roman" w:cs="Times New Roman"/>
          <w:b/>
          <w:i/>
          <w:color w:val="000000"/>
          <w:sz w:val="28"/>
          <w:szCs w:val="28"/>
        </w:rPr>
        <w:t xml:space="preserve"> less</w:t>
      </w:r>
      <w:r>
        <w:rPr>
          <w:rFonts w:ascii="Times New Roman" w:eastAsia="Times New Roman" w:hAnsi="Times New Roman" w:cs="Times New Roman"/>
          <w:b/>
          <w:color w:val="000000"/>
          <w:sz w:val="28"/>
          <w:szCs w:val="28"/>
        </w:rPr>
        <w:t xml:space="preserve"> /5 points/</w:t>
      </w:r>
    </w:p>
    <w:p w14:paraId="3BF525FA" w14:textId="77777777" w:rsidR="002D62BF" w:rsidRDefault="00000000">
      <w:pPr>
        <w:numPr>
          <w:ilvl w:val="0"/>
          <w:numId w:val="49"/>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fewer 2. fewer 3. less 4. fewer 5. less</w:t>
      </w:r>
    </w:p>
    <w:p w14:paraId="46BECD93" w14:textId="77777777" w:rsidR="002D62BF" w:rsidRDefault="00000000">
      <w:pPr>
        <w:numPr>
          <w:ilvl w:val="0"/>
          <w:numId w:val="2"/>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rPr>
      </w:pPr>
      <w:r>
        <w:rPr>
          <w:rFonts w:ascii="Times New Roman" w:eastAsia="Times New Roman" w:hAnsi="Times New Roman" w:cs="Times New Roman"/>
          <w:b/>
          <w:i/>
          <w:color w:val="000000"/>
          <w:sz w:val="28"/>
          <w:szCs w:val="28"/>
        </w:rPr>
        <w:t>Rewrite the sentences in the perfect passives (present, future or past) /4 points/</w:t>
      </w:r>
    </w:p>
    <w:p w14:paraId="20E14D81" w14:textId="77777777" w:rsidR="002D62BF" w:rsidRDefault="00000000">
      <w:pPr>
        <w:numPr>
          <w:ilvl w:val="0"/>
          <w:numId w:val="48"/>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highlight w:val="cyan"/>
        </w:rPr>
      </w:pPr>
      <w:r>
        <w:rPr>
          <w:rFonts w:ascii="Times New Roman" w:eastAsia="Times New Roman" w:hAnsi="Times New Roman" w:cs="Times New Roman"/>
          <w:color w:val="000000"/>
          <w:sz w:val="28"/>
          <w:szCs w:val="28"/>
          <w:highlight w:val="cyan"/>
        </w:rPr>
        <w:t>The same methods have been used by too many people.</w:t>
      </w:r>
    </w:p>
    <w:p w14:paraId="7E67242D" w14:textId="77777777" w:rsidR="002D62BF" w:rsidRDefault="00000000">
      <w:pPr>
        <w:numPr>
          <w:ilvl w:val="0"/>
          <w:numId w:val="48"/>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highlight w:val="cyan"/>
        </w:rPr>
      </w:pPr>
      <w:r>
        <w:rPr>
          <w:rFonts w:ascii="Times New Roman" w:eastAsia="Times New Roman" w:hAnsi="Times New Roman" w:cs="Times New Roman"/>
          <w:color w:val="000000"/>
          <w:sz w:val="28"/>
          <w:szCs w:val="28"/>
          <w:highlight w:val="cyan"/>
        </w:rPr>
        <w:t>The Browns had been invited by them.</w:t>
      </w:r>
    </w:p>
    <w:p w14:paraId="55E3DC24" w14:textId="77777777" w:rsidR="002D62BF" w:rsidRDefault="00000000">
      <w:pPr>
        <w:numPr>
          <w:ilvl w:val="0"/>
          <w:numId w:val="48"/>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highlight w:val="cyan"/>
        </w:rPr>
      </w:pPr>
      <w:r>
        <w:rPr>
          <w:rFonts w:ascii="Times New Roman" w:eastAsia="Times New Roman" w:hAnsi="Times New Roman" w:cs="Times New Roman"/>
          <w:color w:val="000000"/>
          <w:sz w:val="28"/>
          <w:szCs w:val="28"/>
          <w:highlight w:val="cyan"/>
        </w:rPr>
        <w:t xml:space="preserve">All the biscuits have been eaten by the children. </w:t>
      </w:r>
    </w:p>
    <w:p w14:paraId="21812C6B" w14:textId="77777777" w:rsidR="002D62BF" w:rsidRDefault="00000000">
      <w:pPr>
        <w:numPr>
          <w:ilvl w:val="0"/>
          <w:numId w:val="48"/>
        </w:numPr>
        <w:pBdr>
          <w:top w:val="nil"/>
          <w:left w:val="nil"/>
          <w:bottom w:val="nil"/>
          <w:right w:val="nil"/>
          <w:between w:val="nil"/>
        </w:pBdr>
        <w:spacing w:after="0" w:line="264" w:lineRule="auto"/>
        <w:ind w:right="26"/>
        <w:rPr>
          <w:rFonts w:ascii="Times New Roman" w:eastAsia="Times New Roman" w:hAnsi="Times New Roman" w:cs="Times New Roman"/>
          <w:color w:val="000000"/>
          <w:sz w:val="28"/>
          <w:szCs w:val="28"/>
          <w:highlight w:val="cyan"/>
        </w:rPr>
      </w:pPr>
      <w:r>
        <w:rPr>
          <w:rFonts w:ascii="Times New Roman" w:eastAsia="Times New Roman" w:hAnsi="Times New Roman" w:cs="Times New Roman"/>
          <w:color w:val="000000"/>
          <w:sz w:val="28"/>
          <w:szCs w:val="28"/>
          <w:highlight w:val="cyan"/>
        </w:rPr>
        <w:t xml:space="preserve">A lot of computer games will have been played by him. </w:t>
      </w:r>
    </w:p>
    <w:p w14:paraId="7391C874" w14:textId="77777777" w:rsidR="002D62BF"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i/>
          <w:color w:val="000000"/>
          <w:sz w:val="28"/>
          <w:szCs w:val="28"/>
        </w:rPr>
        <w:t>Complete the sentences with be allowed to or be supposed to /3 points/</w:t>
      </w:r>
    </w:p>
    <w:p w14:paraId="3AC40433" w14:textId="77777777" w:rsidR="002D62BF" w:rsidRDefault="00000000">
      <w:pPr>
        <w:pBdr>
          <w:top w:val="nil"/>
          <w:left w:val="nil"/>
          <w:bottom w:val="nil"/>
          <w:right w:val="nil"/>
          <w:between w:val="nil"/>
        </w:pBdr>
        <w:spacing w:after="0" w:line="264" w:lineRule="auto"/>
        <w:ind w:left="720" w:right="26"/>
        <w:rPr>
          <w:rFonts w:ascii="Times New Roman" w:eastAsia="Times New Roman" w:hAnsi="Times New Roman" w:cs="Times New Roman"/>
          <w:color w:val="000000"/>
          <w:sz w:val="28"/>
          <w:szCs w:val="28"/>
          <w:shd w:val="clear" w:color="auto" w:fill="F8F8F8"/>
        </w:rPr>
      </w:pPr>
      <w:r>
        <w:rPr>
          <w:rFonts w:ascii="Times New Roman" w:eastAsia="Times New Roman" w:hAnsi="Times New Roman" w:cs="Times New Roman"/>
          <w:color w:val="000000"/>
          <w:sz w:val="28"/>
          <w:szCs w:val="28"/>
          <w:shd w:val="clear" w:color="auto" w:fill="F8F8F8"/>
        </w:rPr>
        <w:t xml:space="preserve">1. supposed to 2. allowed to 3. allowed to </w:t>
      </w:r>
    </w:p>
    <w:p w14:paraId="0CE1EE53" w14:textId="77777777" w:rsidR="002D62BF" w:rsidRDefault="002D62BF">
      <w:pPr>
        <w:pBdr>
          <w:top w:val="nil"/>
          <w:left w:val="nil"/>
          <w:bottom w:val="nil"/>
          <w:right w:val="nil"/>
          <w:between w:val="nil"/>
        </w:pBdr>
        <w:spacing w:after="0" w:line="240" w:lineRule="auto"/>
        <w:ind w:left="1080"/>
        <w:rPr>
          <w:rFonts w:ascii="Times New Roman" w:eastAsia="Times New Roman" w:hAnsi="Times New Roman" w:cs="Times New Roman"/>
          <w:color w:val="000000"/>
          <w:sz w:val="28"/>
          <w:szCs w:val="28"/>
        </w:rPr>
      </w:pPr>
    </w:p>
    <w:p w14:paraId="528098CE"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70C0"/>
          <w:sz w:val="32"/>
          <w:szCs w:val="32"/>
        </w:rPr>
      </w:pPr>
      <w:r>
        <w:rPr>
          <w:rFonts w:ascii="Times New Roman" w:eastAsia="Times New Roman" w:hAnsi="Times New Roman" w:cs="Times New Roman"/>
          <w:b/>
          <w:color w:val="0070C0"/>
          <w:sz w:val="32"/>
          <w:szCs w:val="32"/>
        </w:rPr>
        <w:t>11</w:t>
      </w:r>
      <w:r>
        <w:rPr>
          <w:rFonts w:ascii="Times New Roman" w:eastAsia="Times New Roman" w:hAnsi="Times New Roman" w:cs="Times New Roman"/>
          <w:b/>
          <w:color w:val="0070C0"/>
          <w:sz w:val="32"/>
          <w:szCs w:val="32"/>
          <w:vertAlign w:val="superscript"/>
        </w:rPr>
        <w:t>th</w:t>
      </w:r>
      <w:r>
        <w:rPr>
          <w:rFonts w:ascii="Times New Roman" w:eastAsia="Times New Roman" w:hAnsi="Times New Roman" w:cs="Times New Roman"/>
          <w:b/>
          <w:color w:val="0070C0"/>
          <w:sz w:val="32"/>
          <w:szCs w:val="32"/>
        </w:rPr>
        <w:t xml:space="preserve"> grade exam for 8</w:t>
      </w:r>
      <w:r>
        <w:rPr>
          <w:rFonts w:ascii="Times New Roman" w:eastAsia="Times New Roman" w:hAnsi="Times New Roman" w:cs="Times New Roman"/>
          <w:b/>
          <w:color w:val="0070C0"/>
          <w:sz w:val="32"/>
          <w:szCs w:val="32"/>
          <w:vertAlign w:val="superscript"/>
        </w:rPr>
        <w:t>th</w:t>
      </w:r>
      <w:r>
        <w:rPr>
          <w:rFonts w:ascii="Times New Roman" w:eastAsia="Times New Roman" w:hAnsi="Times New Roman" w:cs="Times New Roman"/>
          <w:b/>
          <w:color w:val="0070C0"/>
          <w:sz w:val="32"/>
          <w:szCs w:val="32"/>
        </w:rPr>
        <w:t xml:space="preserve"> unit; “Possessions and personal space” </w:t>
      </w:r>
    </w:p>
    <w:p w14:paraId="2A72E896" w14:textId="77777777" w:rsidR="002D62BF" w:rsidRDefault="00000000">
      <w:pPr>
        <w:pBdr>
          <w:top w:val="nil"/>
          <w:left w:val="nil"/>
          <w:bottom w:val="nil"/>
          <w:right w:val="nil"/>
          <w:between w:val="nil"/>
        </w:pBdr>
        <w:ind w:left="1080"/>
        <w:jc w:val="center"/>
        <w:rPr>
          <w:rFonts w:ascii="Times New Roman" w:eastAsia="Times New Roman" w:hAnsi="Times New Roman" w:cs="Times New Roman"/>
          <w:b/>
          <w:color w:val="0070C0"/>
          <w:sz w:val="32"/>
          <w:szCs w:val="32"/>
        </w:rPr>
      </w:pPr>
      <w:r>
        <w:rPr>
          <w:rFonts w:ascii="Times New Roman" w:eastAsia="Times New Roman" w:hAnsi="Times New Roman" w:cs="Times New Roman"/>
          <w:b/>
          <w:color w:val="0070C0"/>
          <w:sz w:val="32"/>
          <w:szCs w:val="32"/>
        </w:rPr>
        <w:t>A version</w:t>
      </w:r>
    </w:p>
    <w:p w14:paraId="15517C7D"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I. Finish the noun phrases /5 points/</w:t>
      </w:r>
    </w:p>
    <w:p w14:paraId="72219183" w14:textId="77777777" w:rsidR="002D62BF" w:rsidRDefault="00000000">
      <w:pPr>
        <w:numPr>
          <w:ilvl w:val="0"/>
          <w:numId w:val="11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_ _ _ CHAIR</w:t>
      </w:r>
    </w:p>
    <w:p w14:paraId="0CD84115" w14:textId="77777777" w:rsidR="002D62BF" w:rsidRDefault="00000000">
      <w:pPr>
        <w:numPr>
          <w:ilvl w:val="0"/>
          <w:numId w:val="11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_ _ _ _ DRYER</w:t>
      </w:r>
    </w:p>
    <w:p w14:paraId="5F458B15" w14:textId="77777777" w:rsidR="002D62BF" w:rsidRDefault="00000000">
      <w:pPr>
        <w:numPr>
          <w:ilvl w:val="0"/>
          <w:numId w:val="11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_ _ _ _DRIVE</w:t>
      </w:r>
    </w:p>
    <w:p w14:paraId="09F59746" w14:textId="77777777" w:rsidR="002D62BF" w:rsidRDefault="00000000">
      <w:pPr>
        <w:numPr>
          <w:ilvl w:val="0"/>
          <w:numId w:val="11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FREE_ _ _ </w:t>
      </w:r>
    </w:p>
    <w:p w14:paraId="2DB90876" w14:textId="77777777" w:rsidR="002D62BF" w:rsidRDefault="00000000">
      <w:pPr>
        <w:numPr>
          <w:ilvl w:val="0"/>
          <w:numId w:val="11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CAMERA_ _ _ </w:t>
      </w:r>
    </w:p>
    <w:p w14:paraId="2E865AE7"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 Look at the words in bold and guess the words /5 points/</w:t>
      </w:r>
    </w:p>
    <w:p w14:paraId="735A270F" w14:textId="77777777" w:rsidR="002D62BF" w:rsidRDefault="00000000">
      <w:pPr>
        <w:ind w:left="360" w:right="58"/>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camcorder, water to drink, happiness, cell phone, sleeping bag </w:t>
      </w:r>
    </w:p>
    <w:p w14:paraId="64994DCD" w14:textId="77777777" w:rsidR="002D62BF" w:rsidRDefault="00000000">
      <w:pPr>
        <w:spacing w:after="0"/>
        <w:ind w:left="360"/>
        <w:rPr>
          <w:rFonts w:ascii="Times New Roman" w:eastAsia="Times New Roman" w:hAnsi="Times New Roman" w:cs="Times New Roman"/>
          <w:b/>
          <w:sz w:val="28"/>
          <w:szCs w:val="28"/>
        </w:rPr>
      </w:pPr>
      <w:r>
        <w:rPr>
          <w:rFonts w:ascii="Times New Roman" w:eastAsia="Times New Roman" w:hAnsi="Times New Roman" w:cs="Times New Roman"/>
          <w:noProof/>
        </w:rPr>
        <w:drawing>
          <wp:inline distT="0" distB="0" distL="0" distR="0" wp14:anchorId="7D11A6E6" wp14:editId="293CD20C">
            <wp:extent cx="5466962" cy="1161161"/>
            <wp:effectExtent l="0" t="0" r="0" b="0"/>
            <wp:docPr id="60" name="image43.png" descr="C:\Users\J. Enkhtsetseg\Desktop\khkj.png"/>
            <wp:cNvGraphicFramePr/>
            <a:graphic xmlns:a="http://schemas.openxmlformats.org/drawingml/2006/main">
              <a:graphicData uri="http://schemas.openxmlformats.org/drawingml/2006/picture">
                <pic:pic xmlns:pic="http://schemas.openxmlformats.org/drawingml/2006/picture">
                  <pic:nvPicPr>
                    <pic:cNvPr id="0" name="image43.png" descr="C:\Users\J. Enkhtsetseg\Desktop\khkj.png"/>
                    <pic:cNvPicPr preferRelativeResize="0"/>
                  </pic:nvPicPr>
                  <pic:blipFill>
                    <a:blip r:embed="rId20"/>
                    <a:srcRect b="49777"/>
                    <a:stretch>
                      <a:fillRect/>
                    </a:stretch>
                  </pic:blipFill>
                  <pic:spPr>
                    <a:xfrm>
                      <a:off x="0" y="0"/>
                      <a:ext cx="5466962" cy="1161161"/>
                    </a:xfrm>
                    <a:prstGeom prst="rect">
                      <a:avLst/>
                    </a:prstGeom>
                    <a:ln/>
                  </pic:spPr>
                </pic:pic>
              </a:graphicData>
            </a:graphic>
          </wp:inline>
        </w:drawing>
      </w:r>
    </w:p>
    <w:p w14:paraId="684AAC47"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Add 2 words for each line /6 points/</w:t>
      </w:r>
    </w:p>
    <w:p w14:paraId="13C014D5" w14:textId="77777777" w:rsidR="002D62BF" w:rsidRDefault="00000000">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Abstract noun;</w:t>
      </w:r>
    </w:p>
    <w:p w14:paraId="4AEBFE94" w14:textId="77777777" w:rsidR="002D62BF" w:rsidRDefault="00000000">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Compound noun;</w:t>
      </w:r>
    </w:p>
    <w:p w14:paraId="5A924D61" w14:textId="77777777" w:rsidR="002D62BF" w:rsidRDefault="00000000">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 xml:space="preserve">Complex noun; </w:t>
      </w:r>
    </w:p>
    <w:p w14:paraId="39AF655E"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IV. Look at the pictures and complete the phrases. /4 points/</w:t>
      </w:r>
    </w:p>
    <w:p w14:paraId="18D0ACE7" w14:textId="77777777" w:rsidR="002D62BF" w:rsidRDefault="00000000">
      <w:pPr>
        <w:pBdr>
          <w:top w:val="nil"/>
          <w:left w:val="nil"/>
          <w:bottom w:val="nil"/>
          <w:right w:val="nil"/>
          <w:between w:val="nil"/>
        </w:pBdr>
        <w:spacing w:after="0"/>
        <w:ind w:left="1080"/>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1D52E004" wp14:editId="0F68C223">
            <wp:extent cx="1181152" cy="1434881"/>
            <wp:effectExtent l="0" t="0" r="0" b="0"/>
            <wp:docPr id="61" name="image12.jpg" descr="We Order A Massive 2 Kilogram Steak And Feel Manlier Than Ever! |  SoraNews24 -Japan News-"/>
            <wp:cNvGraphicFramePr/>
            <a:graphic xmlns:a="http://schemas.openxmlformats.org/drawingml/2006/main">
              <a:graphicData uri="http://schemas.openxmlformats.org/drawingml/2006/picture">
                <pic:pic xmlns:pic="http://schemas.openxmlformats.org/drawingml/2006/picture">
                  <pic:nvPicPr>
                    <pic:cNvPr id="0" name="image12.jpg" descr="We Order A Massive 2 Kilogram Steak And Feel Manlier Than Ever! |  SoraNews24 -Japan News-"/>
                    <pic:cNvPicPr preferRelativeResize="0"/>
                  </pic:nvPicPr>
                  <pic:blipFill>
                    <a:blip r:embed="rId21"/>
                    <a:srcRect l="25352" r="20147"/>
                    <a:stretch>
                      <a:fillRect/>
                    </a:stretch>
                  </pic:blipFill>
                  <pic:spPr>
                    <a:xfrm>
                      <a:off x="0" y="0"/>
                      <a:ext cx="1181152" cy="1434881"/>
                    </a:xfrm>
                    <a:prstGeom prst="rect">
                      <a:avLst/>
                    </a:prstGeom>
                    <a:ln/>
                  </pic:spPr>
                </pic:pic>
              </a:graphicData>
            </a:graphic>
          </wp:inline>
        </w:drawing>
      </w: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rPr>
        <w:drawing>
          <wp:inline distT="0" distB="0" distL="0" distR="0" wp14:anchorId="40EC7389" wp14:editId="4A1918CC">
            <wp:extent cx="1125918" cy="1424151"/>
            <wp:effectExtent l="0" t="0" r="0" b="0"/>
            <wp:docPr id="62" name="image9.png" descr="Цэвэр сүү 1л"/>
            <wp:cNvGraphicFramePr/>
            <a:graphic xmlns:a="http://schemas.openxmlformats.org/drawingml/2006/main">
              <a:graphicData uri="http://schemas.openxmlformats.org/drawingml/2006/picture">
                <pic:pic xmlns:pic="http://schemas.openxmlformats.org/drawingml/2006/picture">
                  <pic:nvPicPr>
                    <pic:cNvPr id="0" name="image9.png" descr="Цэвэр сүү 1л"/>
                    <pic:cNvPicPr preferRelativeResize="0"/>
                  </pic:nvPicPr>
                  <pic:blipFill>
                    <a:blip r:embed="rId22"/>
                    <a:srcRect l="15894" r="9934"/>
                    <a:stretch>
                      <a:fillRect/>
                    </a:stretch>
                  </pic:blipFill>
                  <pic:spPr>
                    <a:xfrm>
                      <a:off x="0" y="0"/>
                      <a:ext cx="1125918" cy="1424151"/>
                    </a:xfrm>
                    <a:prstGeom prst="rect">
                      <a:avLst/>
                    </a:prstGeom>
                    <a:ln/>
                  </pic:spPr>
                </pic:pic>
              </a:graphicData>
            </a:graphic>
          </wp:inline>
        </w:drawing>
      </w: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rPr>
        <w:drawing>
          <wp:inline distT="0" distB="0" distL="0" distR="0" wp14:anchorId="3FD935A2" wp14:editId="0AEB546F">
            <wp:extent cx="1149470" cy="1427135"/>
            <wp:effectExtent l="0" t="0" r="0" b="0"/>
            <wp:docPr id="63" name="image39.jpg" descr="Drink These 25 Bottles and Become a Wine Master | Food &amp; Wine"/>
            <wp:cNvGraphicFramePr/>
            <a:graphic xmlns:a="http://schemas.openxmlformats.org/drawingml/2006/main">
              <a:graphicData uri="http://schemas.openxmlformats.org/drawingml/2006/picture">
                <pic:pic xmlns:pic="http://schemas.openxmlformats.org/drawingml/2006/picture">
                  <pic:nvPicPr>
                    <pic:cNvPr id="0" name="image39.jpg" descr="Drink These 25 Bottles and Become a Wine Master | Food &amp; Wine"/>
                    <pic:cNvPicPr preferRelativeResize="0"/>
                  </pic:nvPicPr>
                  <pic:blipFill>
                    <a:blip r:embed="rId23"/>
                    <a:srcRect l="27693" r="26974"/>
                    <a:stretch>
                      <a:fillRect/>
                    </a:stretch>
                  </pic:blipFill>
                  <pic:spPr>
                    <a:xfrm>
                      <a:off x="0" y="0"/>
                      <a:ext cx="1149470" cy="1427135"/>
                    </a:xfrm>
                    <a:prstGeom prst="rect">
                      <a:avLst/>
                    </a:prstGeom>
                    <a:ln/>
                  </pic:spPr>
                </pic:pic>
              </a:graphicData>
            </a:graphic>
          </wp:inline>
        </w:drawing>
      </w: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rPr>
        <w:drawing>
          <wp:inline distT="0" distB="0" distL="0" distR="0" wp14:anchorId="0112CBDE" wp14:editId="4923B733">
            <wp:extent cx="1239132" cy="1529088"/>
            <wp:effectExtent l="0" t="0" r="0" b="0"/>
            <wp:docPr id="64" name="image20.jpg" descr="Rustic Honey Jar with Little Dipper - Pure Clover - BumbleBerry Farms"/>
            <wp:cNvGraphicFramePr/>
            <a:graphic xmlns:a="http://schemas.openxmlformats.org/drawingml/2006/main">
              <a:graphicData uri="http://schemas.openxmlformats.org/drawingml/2006/picture">
                <pic:pic xmlns:pic="http://schemas.openxmlformats.org/drawingml/2006/picture">
                  <pic:nvPicPr>
                    <pic:cNvPr id="0" name="image20.jpg" descr="Rustic Honey Jar with Little Dipper - Pure Clover - BumbleBerry Farms"/>
                    <pic:cNvPicPr preferRelativeResize="0"/>
                  </pic:nvPicPr>
                  <pic:blipFill>
                    <a:blip r:embed="rId24"/>
                    <a:srcRect/>
                    <a:stretch>
                      <a:fillRect/>
                    </a:stretch>
                  </pic:blipFill>
                  <pic:spPr>
                    <a:xfrm>
                      <a:off x="0" y="0"/>
                      <a:ext cx="1239132" cy="1529088"/>
                    </a:xfrm>
                    <a:prstGeom prst="rect">
                      <a:avLst/>
                    </a:prstGeom>
                    <a:ln/>
                  </pic:spPr>
                </pic:pic>
              </a:graphicData>
            </a:graphic>
          </wp:inline>
        </w:drawing>
      </w:r>
    </w:p>
    <w:p w14:paraId="1885E706"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1). 2 ……. of meat      2). a …… of milk    3) a …</w:t>
      </w:r>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of wine 4). a …… of honey</w:t>
      </w:r>
    </w:p>
    <w:p w14:paraId="63FC8122"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V. Put the correct preposition after each adjective. /5 points/</w:t>
      </w:r>
    </w:p>
    <w:p w14:paraId="68F2D8C7" w14:textId="77777777" w:rsidR="002D62BF" w:rsidRDefault="00000000">
      <w:pPr>
        <w:pBdr>
          <w:top w:val="nil"/>
          <w:left w:val="nil"/>
          <w:bottom w:val="nil"/>
          <w:right w:val="nil"/>
          <w:between w:val="nil"/>
        </w:pBdr>
        <w:spacing w:after="0"/>
        <w:ind w:left="720"/>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 xml:space="preserve">about                 from                  </w:t>
      </w:r>
      <w:proofErr w:type="spellStart"/>
      <w:r>
        <w:rPr>
          <w:rFonts w:ascii="Times New Roman" w:eastAsia="Times New Roman" w:hAnsi="Times New Roman" w:cs="Times New Roman"/>
          <w:i/>
          <w:color w:val="000000"/>
          <w:sz w:val="28"/>
          <w:szCs w:val="28"/>
        </w:rPr>
        <w:t>for</w:t>
      </w:r>
      <w:proofErr w:type="spellEnd"/>
      <w:r>
        <w:rPr>
          <w:rFonts w:ascii="Times New Roman" w:eastAsia="Times New Roman" w:hAnsi="Times New Roman" w:cs="Times New Roman"/>
          <w:i/>
          <w:color w:val="000000"/>
          <w:sz w:val="28"/>
          <w:szCs w:val="28"/>
        </w:rPr>
        <w:t xml:space="preserve">                            of                      in</w:t>
      </w:r>
    </w:p>
    <w:p w14:paraId="47734BEB" w14:textId="77777777" w:rsidR="002D62BF" w:rsidRDefault="00000000">
      <w:pPr>
        <w:numPr>
          <w:ilvl w:val="0"/>
          <w:numId w:val="11"/>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England is famous ________ its rainy weather. </w:t>
      </w:r>
    </w:p>
    <w:p w14:paraId="2D34595A" w14:textId="77777777" w:rsidR="002D62BF" w:rsidRDefault="00000000">
      <w:pPr>
        <w:numPr>
          <w:ilvl w:val="0"/>
          <w:numId w:val="11"/>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I'm very proud ________ my daughter, she worked very hard.</w:t>
      </w:r>
    </w:p>
    <w:p w14:paraId="4C54A983" w14:textId="77777777" w:rsidR="002D62BF" w:rsidRDefault="00000000">
      <w:pPr>
        <w:numPr>
          <w:ilvl w:val="0"/>
          <w:numId w:val="11"/>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He isn't really interested ________ getting married. </w:t>
      </w:r>
    </w:p>
    <w:p w14:paraId="66F7DBEE" w14:textId="77777777" w:rsidR="002D62BF" w:rsidRDefault="00000000">
      <w:pPr>
        <w:numPr>
          <w:ilvl w:val="0"/>
          <w:numId w:val="11"/>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She's very excited ________ the party. </w:t>
      </w:r>
    </w:p>
    <w:p w14:paraId="4DBD3564" w14:textId="77777777" w:rsidR="002D62BF" w:rsidRDefault="00000000">
      <w:pPr>
        <w:numPr>
          <w:ilvl w:val="0"/>
          <w:numId w:val="11"/>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Julie is very different ________ her sister.</w:t>
      </w:r>
      <w:r>
        <w:rPr>
          <w:rFonts w:ascii="Times New Roman" w:eastAsia="Times New Roman" w:hAnsi="Times New Roman" w:cs="Times New Roman"/>
          <w:b/>
          <w:color w:val="000000"/>
          <w:sz w:val="28"/>
          <w:szCs w:val="28"/>
        </w:rPr>
        <w:t xml:space="preserve">   </w:t>
      </w:r>
    </w:p>
    <w:p w14:paraId="6EB627CC" w14:textId="77777777" w:rsidR="002D62BF" w:rsidRDefault="002D62BF">
      <w:pPr>
        <w:pBdr>
          <w:top w:val="nil"/>
          <w:left w:val="nil"/>
          <w:bottom w:val="nil"/>
          <w:right w:val="nil"/>
          <w:between w:val="nil"/>
        </w:pBdr>
        <w:spacing w:after="0"/>
        <w:ind w:left="1440"/>
        <w:rPr>
          <w:rFonts w:ascii="Times New Roman" w:eastAsia="Times New Roman" w:hAnsi="Times New Roman" w:cs="Times New Roman"/>
          <w:b/>
          <w:color w:val="000000"/>
          <w:sz w:val="28"/>
          <w:szCs w:val="28"/>
        </w:rPr>
      </w:pPr>
    </w:p>
    <w:p w14:paraId="5D21C195" w14:textId="77777777" w:rsidR="002D62BF" w:rsidRDefault="00000000">
      <w:pPr>
        <w:pBdr>
          <w:top w:val="nil"/>
          <w:left w:val="nil"/>
          <w:bottom w:val="nil"/>
          <w:right w:val="nil"/>
          <w:between w:val="nil"/>
        </w:pBdr>
        <w:spacing w:after="0"/>
        <w:ind w:left="144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TOTAL- 25 POINTS        GOOD LUCK</w:t>
      </w:r>
      <w:r>
        <w:rPr>
          <w:rFonts w:ascii="Wingdings" w:eastAsia="Wingdings" w:hAnsi="Wingdings" w:cs="Wingdings"/>
          <w:b/>
          <w:color w:val="000000"/>
          <w:sz w:val="28"/>
          <w:szCs w:val="28"/>
        </w:rPr>
        <w:t>☺☺☺</w:t>
      </w:r>
    </w:p>
    <w:p w14:paraId="730C505C" w14:textId="77777777" w:rsidR="002D62BF" w:rsidRDefault="002D62BF">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p>
    <w:p w14:paraId="3A73D474" w14:textId="77777777" w:rsidR="002D62BF" w:rsidRDefault="00000000">
      <w:pPr>
        <w:spacing w:after="0"/>
        <w:jc w:val="center"/>
        <w:rPr>
          <w:rFonts w:ascii="Times New Roman" w:eastAsia="Times New Roman" w:hAnsi="Times New Roman" w:cs="Times New Roman"/>
          <w:b/>
          <w:color w:val="0070C0"/>
          <w:sz w:val="32"/>
          <w:szCs w:val="32"/>
        </w:rPr>
      </w:pPr>
      <w:r>
        <w:rPr>
          <w:rFonts w:ascii="Times New Roman" w:eastAsia="Times New Roman" w:hAnsi="Times New Roman" w:cs="Times New Roman"/>
          <w:b/>
          <w:color w:val="0070C0"/>
          <w:sz w:val="32"/>
          <w:szCs w:val="32"/>
        </w:rPr>
        <w:t>11</w:t>
      </w:r>
      <w:r>
        <w:rPr>
          <w:rFonts w:ascii="Times New Roman" w:eastAsia="Times New Roman" w:hAnsi="Times New Roman" w:cs="Times New Roman"/>
          <w:b/>
          <w:color w:val="0070C0"/>
          <w:sz w:val="32"/>
          <w:szCs w:val="32"/>
          <w:vertAlign w:val="superscript"/>
        </w:rPr>
        <w:t>th</w:t>
      </w:r>
      <w:r>
        <w:rPr>
          <w:rFonts w:ascii="Times New Roman" w:eastAsia="Times New Roman" w:hAnsi="Times New Roman" w:cs="Times New Roman"/>
          <w:b/>
          <w:color w:val="0070C0"/>
          <w:sz w:val="32"/>
          <w:szCs w:val="32"/>
        </w:rPr>
        <w:t xml:space="preserve"> grade exam for 8</w:t>
      </w:r>
      <w:r>
        <w:rPr>
          <w:rFonts w:ascii="Times New Roman" w:eastAsia="Times New Roman" w:hAnsi="Times New Roman" w:cs="Times New Roman"/>
          <w:b/>
          <w:color w:val="0070C0"/>
          <w:sz w:val="32"/>
          <w:szCs w:val="32"/>
          <w:vertAlign w:val="superscript"/>
        </w:rPr>
        <w:t>th</w:t>
      </w:r>
      <w:r>
        <w:rPr>
          <w:rFonts w:ascii="Times New Roman" w:eastAsia="Times New Roman" w:hAnsi="Times New Roman" w:cs="Times New Roman"/>
          <w:b/>
          <w:color w:val="0070C0"/>
          <w:sz w:val="32"/>
          <w:szCs w:val="32"/>
        </w:rPr>
        <w:t xml:space="preserve"> unit; “Possessions and personal space” </w:t>
      </w:r>
    </w:p>
    <w:p w14:paraId="08AA49E0" w14:textId="77777777" w:rsidR="002D62BF" w:rsidRDefault="00000000">
      <w:pPr>
        <w:spacing w:after="0"/>
        <w:jc w:val="center"/>
        <w:rPr>
          <w:rFonts w:ascii="Times New Roman" w:eastAsia="Times New Roman" w:hAnsi="Times New Roman" w:cs="Times New Roman"/>
          <w:b/>
          <w:sz w:val="32"/>
          <w:szCs w:val="32"/>
          <w:u w:val="single"/>
        </w:rPr>
      </w:pPr>
      <w:r>
        <w:rPr>
          <w:rFonts w:ascii="Times New Roman" w:eastAsia="Times New Roman" w:hAnsi="Times New Roman" w:cs="Times New Roman"/>
          <w:b/>
          <w:color w:val="0070C0"/>
          <w:sz w:val="32"/>
          <w:szCs w:val="32"/>
        </w:rPr>
        <w:t>B version</w:t>
      </w:r>
    </w:p>
    <w:p w14:paraId="07E0C0CA" w14:textId="77777777" w:rsidR="002D62BF" w:rsidRDefault="00000000">
      <w:pPr>
        <w:numPr>
          <w:ilvl w:val="0"/>
          <w:numId w:val="12"/>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Finish the noun phrases /5 points/</w:t>
      </w:r>
    </w:p>
    <w:p w14:paraId="5450B184" w14:textId="77777777" w:rsidR="002D62BF" w:rsidRDefault="00000000">
      <w:pPr>
        <w:numPr>
          <w:ilvl w:val="0"/>
          <w:numId w:val="1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_ _ _ CORDER</w:t>
      </w:r>
    </w:p>
    <w:p w14:paraId="36B6EE45" w14:textId="77777777" w:rsidR="002D62BF" w:rsidRDefault="00000000">
      <w:pPr>
        <w:numPr>
          <w:ilvl w:val="0"/>
          <w:numId w:val="1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WATER TO _ _ _ _ _</w:t>
      </w:r>
    </w:p>
    <w:p w14:paraId="22DF9453" w14:textId="77777777" w:rsidR="002D62BF" w:rsidRDefault="00000000">
      <w:pPr>
        <w:numPr>
          <w:ilvl w:val="0"/>
          <w:numId w:val="1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SLEEPING _ _ _</w:t>
      </w:r>
    </w:p>
    <w:p w14:paraId="764A0406" w14:textId="77777777" w:rsidR="002D62BF" w:rsidRDefault="00000000">
      <w:pPr>
        <w:numPr>
          <w:ilvl w:val="0"/>
          <w:numId w:val="1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_ _ _ _ PHONE</w:t>
      </w:r>
    </w:p>
    <w:p w14:paraId="10894C26" w14:textId="77777777" w:rsidR="002D62BF" w:rsidRDefault="00000000">
      <w:pPr>
        <w:numPr>
          <w:ilvl w:val="0"/>
          <w:numId w:val="1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HAPPI_ _ _ _</w:t>
      </w:r>
    </w:p>
    <w:p w14:paraId="7E3B0BEB" w14:textId="77777777" w:rsidR="002D62BF" w:rsidRDefault="00000000">
      <w:pPr>
        <w:numPr>
          <w:ilvl w:val="0"/>
          <w:numId w:val="12"/>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Look at the words in bold and guess the words /5 points/</w:t>
      </w:r>
    </w:p>
    <w:p w14:paraId="3A452677" w14:textId="77777777" w:rsidR="002D62BF" w:rsidRDefault="00000000">
      <w:pPr>
        <w:ind w:left="355" w:right="58"/>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friendship, honesty, hard-drive, house, hairdryer</w:t>
      </w:r>
    </w:p>
    <w:p w14:paraId="09E172E2" w14:textId="77777777" w:rsidR="002D62BF" w:rsidRDefault="00000000">
      <w:pPr>
        <w:pBdr>
          <w:top w:val="nil"/>
          <w:left w:val="nil"/>
          <w:bottom w:val="nil"/>
          <w:right w:val="nil"/>
          <w:between w:val="nil"/>
        </w:pBdr>
        <w:spacing w:after="0"/>
        <w:ind w:left="1080"/>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rPr>
        <w:drawing>
          <wp:inline distT="0" distB="0" distL="0" distR="0" wp14:anchorId="7A37F82A" wp14:editId="50386A5A">
            <wp:extent cx="5512773" cy="1170891"/>
            <wp:effectExtent l="0" t="0" r="0" b="0"/>
            <wp:docPr id="65" name="image43.png" descr="C:\Users\J. Enkhtsetseg\Desktop\khkj.png"/>
            <wp:cNvGraphicFramePr/>
            <a:graphic xmlns:a="http://schemas.openxmlformats.org/drawingml/2006/main">
              <a:graphicData uri="http://schemas.openxmlformats.org/drawingml/2006/picture">
                <pic:pic xmlns:pic="http://schemas.openxmlformats.org/drawingml/2006/picture">
                  <pic:nvPicPr>
                    <pic:cNvPr id="0" name="image43.png" descr="C:\Users\J. Enkhtsetseg\Desktop\khkj.png"/>
                    <pic:cNvPicPr preferRelativeResize="0"/>
                  </pic:nvPicPr>
                  <pic:blipFill>
                    <a:blip r:embed="rId20"/>
                    <a:srcRect t="49777"/>
                    <a:stretch>
                      <a:fillRect/>
                    </a:stretch>
                  </pic:blipFill>
                  <pic:spPr>
                    <a:xfrm>
                      <a:off x="0" y="0"/>
                      <a:ext cx="5512773" cy="1170891"/>
                    </a:xfrm>
                    <a:prstGeom prst="rect">
                      <a:avLst/>
                    </a:prstGeom>
                    <a:ln/>
                  </pic:spPr>
                </pic:pic>
              </a:graphicData>
            </a:graphic>
          </wp:inline>
        </w:drawing>
      </w:r>
    </w:p>
    <w:p w14:paraId="2900FECD" w14:textId="77777777" w:rsidR="002D62BF" w:rsidRDefault="00000000">
      <w:pPr>
        <w:numPr>
          <w:ilvl w:val="0"/>
          <w:numId w:val="12"/>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Add 2 words for each line /6 points/</w:t>
      </w:r>
    </w:p>
    <w:p w14:paraId="263BC8E1" w14:textId="77777777" w:rsidR="002D62BF" w:rsidRDefault="00000000">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 xml:space="preserve">Complex noun; </w:t>
      </w:r>
    </w:p>
    <w:p w14:paraId="5E962160" w14:textId="77777777" w:rsidR="002D62BF" w:rsidRDefault="00000000">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Compound noun;</w:t>
      </w:r>
    </w:p>
    <w:p w14:paraId="408B3E36" w14:textId="77777777" w:rsidR="002D62BF" w:rsidRDefault="00000000">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Abstract noun;</w:t>
      </w:r>
    </w:p>
    <w:p w14:paraId="38DE6B65" w14:textId="77777777" w:rsidR="002D62BF" w:rsidRDefault="00000000">
      <w:pPr>
        <w:numPr>
          <w:ilvl w:val="0"/>
          <w:numId w:val="12"/>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Look at the pictures and complete the phrases. /4 points/</w:t>
      </w:r>
    </w:p>
    <w:p w14:paraId="47CAC9FF" w14:textId="77777777" w:rsidR="002D62BF" w:rsidRDefault="00000000">
      <w:pPr>
        <w:spacing w:after="0"/>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F54EBB8" wp14:editId="17E3B056">
            <wp:extent cx="1474981" cy="1134600"/>
            <wp:effectExtent l="0" t="0" r="0" b="0"/>
            <wp:docPr id="66" name="image21.jpg" descr="Simple Homemade White Bread {made with butter!} - Of Batter and Dough"/>
            <wp:cNvGraphicFramePr/>
            <a:graphic xmlns:a="http://schemas.openxmlformats.org/drawingml/2006/main">
              <a:graphicData uri="http://schemas.openxmlformats.org/drawingml/2006/picture">
                <pic:pic xmlns:pic="http://schemas.openxmlformats.org/drawingml/2006/picture">
                  <pic:nvPicPr>
                    <pic:cNvPr id="0" name="image21.jpg" descr="Simple Homemade White Bread {made with butter!} - Of Batter and Dough"/>
                    <pic:cNvPicPr preferRelativeResize="0"/>
                  </pic:nvPicPr>
                  <pic:blipFill>
                    <a:blip r:embed="rId25"/>
                    <a:srcRect/>
                    <a:stretch>
                      <a:fillRect/>
                    </a:stretch>
                  </pic:blipFill>
                  <pic:spPr>
                    <a:xfrm>
                      <a:off x="0" y="0"/>
                      <a:ext cx="1474981" cy="1134600"/>
                    </a:xfrm>
                    <a:prstGeom prst="rect">
                      <a:avLst/>
                    </a:prstGeom>
                    <a:ln/>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14:anchorId="14F09974" wp14:editId="6D3BB22F">
            <wp:extent cx="1394857" cy="1127157"/>
            <wp:effectExtent l="0" t="0" r="0" b="0"/>
            <wp:docPr id="67" name="image19.jpg" descr="Bhagawathi Chocolate Bar, Rs 700 /kilogram Bhagawathi Enterprises | ID:  13749879248"/>
            <wp:cNvGraphicFramePr/>
            <a:graphic xmlns:a="http://schemas.openxmlformats.org/drawingml/2006/main">
              <a:graphicData uri="http://schemas.openxmlformats.org/drawingml/2006/picture">
                <pic:pic xmlns:pic="http://schemas.openxmlformats.org/drawingml/2006/picture">
                  <pic:nvPicPr>
                    <pic:cNvPr id="0" name="image19.jpg" descr="Bhagawathi Chocolate Bar, Rs 700 /kilogram Bhagawathi Enterprises | ID:  13749879248"/>
                    <pic:cNvPicPr preferRelativeResize="0"/>
                  </pic:nvPicPr>
                  <pic:blipFill>
                    <a:blip r:embed="rId26"/>
                    <a:srcRect l="6838" t="20513" r="8547" b="11110"/>
                    <a:stretch>
                      <a:fillRect/>
                    </a:stretch>
                  </pic:blipFill>
                  <pic:spPr>
                    <a:xfrm>
                      <a:off x="0" y="0"/>
                      <a:ext cx="1394857" cy="1127157"/>
                    </a:xfrm>
                    <a:prstGeom prst="rect">
                      <a:avLst/>
                    </a:prstGeom>
                    <a:ln/>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14:anchorId="262F9403" wp14:editId="0A4DEFF7">
            <wp:extent cx="1089660" cy="1089660"/>
            <wp:effectExtent l="0" t="0" r="0" b="0"/>
            <wp:docPr id="68" name="image27.jpg" descr="A glass of water can go off over night and here's why"/>
            <wp:cNvGraphicFramePr/>
            <a:graphic xmlns:a="http://schemas.openxmlformats.org/drawingml/2006/main">
              <a:graphicData uri="http://schemas.openxmlformats.org/drawingml/2006/picture">
                <pic:pic xmlns:pic="http://schemas.openxmlformats.org/drawingml/2006/picture">
                  <pic:nvPicPr>
                    <pic:cNvPr id="0" name="image27.jpg" descr="A glass of water can go off over night and here's why"/>
                    <pic:cNvPicPr preferRelativeResize="0"/>
                  </pic:nvPicPr>
                  <pic:blipFill>
                    <a:blip r:embed="rId27"/>
                    <a:srcRect/>
                    <a:stretch>
                      <a:fillRect/>
                    </a:stretch>
                  </pic:blipFill>
                  <pic:spPr>
                    <a:xfrm>
                      <a:off x="0" y="0"/>
                      <a:ext cx="1089660" cy="1089660"/>
                    </a:xfrm>
                    <a:prstGeom prst="rect">
                      <a:avLst/>
                    </a:prstGeom>
                    <a:ln/>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0" distR="0" wp14:anchorId="6AFB8509" wp14:editId="4E2B8DD9">
            <wp:extent cx="1319312" cy="1005700"/>
            <wp:effectExtent l="0" t="0" r="0" b="0"/>
            <wp:docPr id="69" name="image22.jpg" descr="Here's the exact number of cups of coffee you can drink per day"/>
            <wp:cNvGraphicFramePr/>
            <a:graphic xmlns:a="http://schemas.openxmlformats.org/drawingml/2006/main">
              <a:graphicData uri="http://schemas.openxmlformats.org/drawingml/2006/picture">
                <pic:pic xmlns:pic="http://schemas.openxmlformats.org/drawingml/2006/picture">
                  <pic:nvPicPr>
                    <pic:cNvPr id="0" name="image22.jpg" descr="Here's the exact number of cups of coffee you can drink per day"/>
                    <pic:cNvPicPr preferRelativeResize="0"/>
                  </pic:nvPicPr>
                  <pic:blipFill>
                    <a:blip r:embed="rId28"/>
                    <a:srcRect l="26209"/>
                    <a:stretch>
                      <a:fillRect/>
                    </a:stretch>
                  </pic:blipFill>
                  <pic:spPr>
                    <a:xfrm>
                      <a:off x="0" y="0"/>
                      <a:ext cx="1319312" cy="1005700"/>
                    </a:xfrm>
                    <a:prstGeom prst="rect">
                      <a:avLst/>
                    </a:prstGeom>
                    <a:ln/>
                  </pic:spPr>
                </pic:pic>
              </a:graphicData>
            </a:graphic>
          </wp:inline>
        </w:drawing>
      </w:r>
      <w:r>
        <w:rPr>
          <w:rFonts w:ascii="Times New Roman" w:eastAsia="Times New Roman" w:hAnsi="Times New Roman" w:cs="Times New Roman"/>
        </w:rPr>
        <w:t xml:space="preserve">                     </w:t>
      </w:r>
    </w:p>
    <w:p w14:paraId="49B42057"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1).  ……. of bread   2). a …of chocolate   3) a …</w:t>
      </w:r>
      <w:proofErr w:type="gramStart"/>
      <w:r>
        <w:rPr>
          <w:rFonts w:ascii="Times New Roman" w:eastAsia="Times New Roman" w:hAnsi="Times New Roman" w:cs="Times New Roman"/>
          <w:sz w:val="28"/>
          <w:szCs w:val="28"/>
        </w:rPr>
        <w:t>…..</w:t>
      </w:r>
      <w:proofErr w:type="gramEnd"/>
      <w:r>
        <w:rPr>
          <w:rFonts w:ascii="Times New Roman" w:eastAsia="Times New Roman" w:hAnsi="Times New Roman" w:cs="Times New Roman"/>
          <w:sz w:val="28"/>
          <w:szCs w:val="28"/>
        </w:rPr>
        <w:t xml:space="preserve"> of water 4). a …… of coffee</w:t>
      </w:r>
    </w:p>
    <w:p w14:paraId="1E49883E" w14:textId="77777777" w:rsidR="002D62BF" w:rsidRDefault="00000000">
      <w:pPr>
        <w:numPr>
          <w:ilvl w:val="0"/>
          <w:numId w:val="12"/>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Put the correct preposition after each adjective. /5 points/</w:t>
      </w:r>
    </w:p>
    <w:p w14:paraId="05FC75D0" w14:textId="77777777" w:rsidR="002D62BF" w:rsidRDefault="00000000">
      <w:pPr>
        <w:spacing w:after="0"/>
        <w:ind w:left="2160" w:firstLine="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from</w:t>
      </w:r>
      <w:r>
        <w:rPr>
          <w:rFonts w:ascii="Times New Roman" w:eastAsia="Times New Roman" w:hAnsi="Times New Roman" w:cs="Times New Roman"/>
          <w:i/>
          <w:sz w:val="28"/>
          <w:szCs w:val="28"/>
        </w:rPr>
        <w:tab/>
        <w:t>to</w:t>
      </w:r>
      <w:r>
        <w:rPr>
          <w:rFonts w:ascii="Times New Roman" w:eastAsia="Times New Roman" w:hAnsi="Times New Roman" w:cs="Times New Roman"/>
          <w:i/>
          <w:sz w:val="28"/>
          <w:szCs w:val="28"/>
        </w:rPr>
        <w:tab/>
      </w:r>
      <w:proofErr w:type="spellStart"/>
      <w:r>
        <w:rPr>
          <w:rFonts w:ascii="Times New Roman" w:eastAsia="Times New Roman" w:hAnsi="Times New Roman" w:cs="Times New Roman"/>
          <w:i/>
          <w:sz w:val="28"/>
          <w:szCs w:val="28"/>
        </w:rPr>
        <w:t>at</w:t>
      </w:r>
      <w:proofErr w:type="spellEnd"/>
      <w:r>
        <w:rPr>
          <w:rFonts w:ascii="Times New Roman" w:eastAsia="Times New Roman" w:hAnsi="Times New Roman" w:cs="Times New Roman"/>
          <w:i/>
          <w:sz w:val="28"/>
          <w:szCs w:val="28"/>
        </w:rPr>
        <w:tab/>
      </w:r>
      <w:proofErr w:type="spellStart"/>
      <w:r>
        <w:rPr>
          <w:rFonts w:ascii="Times New Roman" w:eastAsia="Times New Roman" w:hAnsi="Times New Roman" w:cs="Times New Roman"/>
          <w:i/>
          <w:sz w:val="28"/>
          <w:szCs w:val="28"/>
        </w:rPr>
        <w:t>of</w:t>
      </w:r>
      <w:proofErr w:type="spellEnd"/>
      <w:r>
        <w:rPr>
          <w:rFonts w:ascii="Times New Roman" w:eastAsia="Times New Roman" w:hAnsi="Times New Roman" w:cs="Times New Roman"/>
          <w:i/>
          <w:sz w:val="28"/>
          <w:szCs w:val="28"/>
        </w:rPr>
        <w:tab/>
        <w:t>to</w:t>
      </w:r>
    </w:p>
    <w:p w14:paraId="41406462" w14:textId="77777777" w:rsidR="002D62BF" w:rsidRDefault="00000000">
      <w:pPr>
        <w:numPr>
          <w:ilvl w:val="0"/>
          <w:numId w:val="1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My niece is afraid ________ dogs. </w:t>
      </w:r>
    </w:p>
    <w:p w14:paraId="5E57E9CD" w14:textId="77777777" w:rsidR="002D62BF" w:rsidRDefault="00000000">
      <w:pPr>
        <w:numPr>
          <w:ilvl w:val="0"/>
          <w:numId w:val="1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ball gown is similar ________ an evening dress. </w:t>
      </w:r>
    </w:p>
    <w:p w14:paraId="6DB15462" w14:textId="77777777" w:rsidR="002D62BF" w:rsidRDefault="00000000">
      <w:pPr>
        <w:numPr>
          <w:ilvl w:val="0"/>
          <w:numId w:val="1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Lucy is extremely good ________ languages. </w:t>
      </w:r>
    </w:p>
    <w:p w14:paraId="46FF178E" w14:textId="77777777" w:rsidR="002D62BF" w:rsidRDefault="00000000">
      <w:pPr>
        <w:numPr>
          <w:ilvl w:val="0"/>
          <w:numId w:val="1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English cheese is very different ________ French cheese. </w:t>
      </w:r>
    </w:p>
    <w:p w14:paraId="4337886A" w14:textId="77777777" w:rsidR="002D62BF" w:rsidRDefault="00000000">
      <w:pPr>
        <w:numPr>
          <w:ilvl w:val="0"/>
          <w:numId w:val="1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Who is James married ________?</w:t>
      </w:r>
    </w:p>
    <w:p w14:paraId="44791E94" w14:textId="77777777" w:rsidR="002D62BF" w:rsidRDefault="002D62BF">
      <w:pPr>
        <w:pBdr>
          <w:top w:val="nil"/>
          <w:left w:val="nil"/>
          <w:bottom w:val="nil"/>
          <w:right w:val="nil"/>
          <w:between w:val="nil"/>
        </w:pBdr>
        <w:spacing w:after="0"/>
        <w:ind w:left="1080"/>
        <w:rPr>
          <w:rFonts w:ascii="Times New Roman" w:eastAsia="Times New Roman" w:hAnsi="Times New Roman" w:cs="Times New Roman"/>
          <w:color w:val="000000"/>
          <w:sz w:val="28"/>
          <w:szCs w:val="28"/>
        </w:rPr>
      </w:pPr>
      <w:bookmarkStart w:id="7" w:name="_heading=h.gjdgxs" w:colFirst="0" w:colLast="0"/>
      <w:bookmarkEnd w:id="7"/>
    </w:p>
    <w:p w14:paraId="7596E5F6" w14:textId="77777777" w:rsidR="002D62BF" w:rsidRDefault="002D62BF">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14:paraId="3900F22C" w14:textId="77777777" w:rsidR="002D62BF" w:rsidRDefault="00000000">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TOTAL- 25 POINTS        GOOD LUCK</w:t>
      </w:r>
      <w:r>
        <w:rPr>
          <w:rFonts w:ascii="Wingdings" w:eastAsia="Wingdings" w:hAnsi="Wingdings" w:cs="Wingdings"/>
          <w:b/>
          <w:color w:val="000000"/>
          <w:sz w:val="28"/>
          <w:szCs w:val="28"/>
        </w:rPr>
        <w:t>☺☺☺</w:t>
      </w:r>
    </w:p>
    <w:p w14:paraId="745759B9" w14:textId="77777777" w:rsidR="002D62BF" w:rsidRDefault="002D62BF">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p>
    <w:p w14:paraId="561A02F2" w14:textId="77777777" w:rsidR="002D62BF" w:rsidRDefault="002D62BF">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p>
    <w:p w14:paraId="3EEFD7C1" w14:textId="77777777" w:rsidR="002D62BF" w:rsidRDefault="002D62BF">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p>
    <w:p w14:paraId="1234D8CA" w14:textId="77777777" w:rsidR="002D62BF" w:rsidRDefault="00000000">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KEY TO UNIT 8</w:t>
      </w:r>
    </w:p>
    <w:p w14:paraId="106D706A" w14:textId="77777777" w:rsidR="002D62BF" w:rsidRDefault="00000000">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 VERSION</w:t>
      </w:r>
    </w:p>
    <w:p w14:paraId="517E3A5E"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I. Finish the noun phrases /5 points/</w:t>
      </w:r>
    </w:p>
    <w:p w14:paraId="72921A43" w14:textId="77777777" w:rsidR="002D62BF" w:rsidRDefault="00000000">
      <w:pPr>
        <w:numPr>
          <w:ilvl w:val="0"/>
          <w:numId w:val="51"/>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Armchair 2. Hairdryer </w:t>
      </w:r>
      <w:proofErr w:type="gramStart"/>
      <w:r>
        <w:rPr>
          <w:rFonts w:ascii="Times New Roman" w:eastAsia="Times New Roman" w:hAnsi="Times New Roman" w:cs="Times New Roman"/>
          <w:color w:val="000000"/>
          <w:sz w:val="28"/>
          <w:szCs w:val="28"/>
        </w:rPr>
        <w:t>3.harddrive</w:t>
      </w:r>
      <w:proofErr w:type="gramEnd"/>
      <w:r>
        <w:rPr>
          <w:rFonts w:ascii="Times New Roman" w:eastAsia="Times New Roman" w:hAnsi="Times New Roman" w:cs="Times New Roman"/>
          <w:color w:val="000000"/>
          <w:sz w:val="28"/>
          <w:szCs w:val="28"/>
        </w:rPr>
        <w:t xml:space="preserve"> 4. Freedom 5. Cameraman</w:t>
      </w:r>
    </w:p>
    <w:p w14:paraId="6A066EAE"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 Look at the words in bold and guess the words /5 points/</w:t>
      </w:r>
    </w:p>
    <w:p w14:paraId="13D0EA3F" w14:textId="77777777" w:rsidR="002D62BF" w:rsidRDefault="00000000">
      <w:pPr>
        <w:ind w:left="355" w:right="58"/>
        <w:rPr>
          <w:rFonts w:ascii="Times New Roman" w:eastAsia="Times New Roman" w:hAnsi="Times New Roman" w:cs="Times New Roman"/>
        </w:rPr>
      </w:pPr>
      <w:r>
        <w:rPr>
          <w:rFonts w:ascii="Times New Roman" w:eastAsia="Times New Roman" w:hAnsi="Times New Roman" w:cs="Times New Roman"/>
          <w:sz w:val="28"/>
          <w:szCs w:val="28"/>
        </w:rPr>
        <w:t xml:space="preserve">water to drink, cell phone, happiness, sleeping bag, camcorder </w:t>
      </w:r>
    </w:p>
    <w:p w14:paraId="50B72EFB"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Add 2 words for each line /6 points/</w:t>
      </w:r>
    </w:p>
    <w:p w14:paraId="1E922096" w14:textId="77777777" w:rsidR="002D62BF" w:rsidRDefault="00000000">
      <w:pPr>
        <w:spacing w:after="0"/>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Сурагчид</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өөрсдийнхөөрөө</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хариулна</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Жишээлбэл</w:t>
      </w:r>
      <w:proofErr w:type="spellEnd"/>
      <w:r>
        <w:rPr>
          <w:rFonts w:ascii="Times New Roman" w:eastAsia="Times New Roman" w:hAnsi="Times New Roman" w:cs="Times New Roman"/>
          <w:b/>
          <w:sz w:val="28"/>
          <w:szCs w:val="28"/>
        </w:rPr>
        <w:t>:</w:t>
      </w:r>
    </w:p>
    <w:p w14:paraId="66F8E651" w14:textId="77777777" w:rsidR="002D62BF" w:rsidRDefault="00000000">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 xml:space="preserve">Abstract noun; </w:t>
      </w:r>
      <w:r>
        <w:rPr>
          <w:rFonts w:ascii="Times New Roman" w:eastAsia="Times New Roman" w:hAnsi="Times New Roman" w:cs="Times New Roman"/>
          <w:color w:val="000000"/>
          <w:sz w:val="28"/>
          <w:szCs w:val="28"/>
        </w:rPr>
        <w:t>health, love, friendship</w:t>
      </w:r>
    </w:p>
    <w:p w14:paraId="75A8AABB" w14:textId="77777777" w:rsidR="002D62BF" w:rsidRDefault="00000000">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 xml:space="preserve">Compound noun; </w:t>
      </w:r>
      <w:r>
        <w:rPr>
          <w:rFonts w:ascii="Times New Roman" w:eastAsia="Times New Roman" w:hAnsi="Times New Roman" w:cs="Times New Roman"/>
          <w:color w:val="000000"/>
          <w:sz w:val="28"/>
          <w:szCs w:val="28"/>
        </w:rPr>
        <w:t>hand saw, vacuum cleaner, dish washer</w:t>
      </w:r>
    </w:p>
    <w:p w14:paraId="62AACB0E" w14:textId="77777777" w:rsidR="002D62BF" w:rsidRDefault="00000000">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 xml:space="preserve">Complex noun; </w:t>
      </w:r>
      <w:r>
        <w:rPr>
          <w:rFonts w:ascii="Times New Roman" w:eastAsia="Times New Roman" w:hAnsi="Times New Roman" w:cs="Times New Roman"/>
          <w:color w:val="000000"/>
          <w:sz w:val="28"/>
          <w:szCs w:val="28"/>
        </w:rPr>
        <w:t>my favorite song, your black jacket, long sleeved coat</w:t>
      </w:r>
    </w:p>
    <w:p w14:paraId="4D3CD37E"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IV. Look at the pictures and complete the phrases. /4 points/</w:t>
      </w:r>
    </w:p>
    <w:p w14:paraId="318A68D5"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1). 2 kilos of meat      2). a carton of milk    3) a bottle of wine 4). a jar of honey</w:t>
      </w:r>
    </w:p>
    <w:p w14:paraId="25E487FA"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V. Put the correct preposition after each adjective. /5 points/</w:t>
      </w:r>
    </w:p>
    <w:p w14:paraId="4B413811" w14:textId="77777777" w:rsidR="002D62BF" w:rsidRDefault="00000000">
      <w:pPr>
        <w:pBdr>
          <w:top w:val="nil"/>
          <w:left w:val="nil"/>
          <w:bottom w:val="nil"/>
          <w:right w:val="nil"/>
          <w:between w:val="nil"/>
        </w:pBdr>
        <w:spacing w:after="0"/>
        <w:ind w:left="720"/>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 xml:space="preserve">1. for 2. </w:t>
      </w:r>
      <w:proofErr w:type="gramStart"/>
      <w:r>
        <w:rPr>
          <w:rFonts w:ascii="Times New Roman" w:eastAsia="Times New Roman" w:hAnsi="Times New Roman" w:cs="Times New Roman"/>
          <w:i/>
          <w:color w:val="000000"/>
          <w:sz w:val="28"/>
          <w:szCs w:val="28"/>
        </w:rPr>
        <w:t>of  3</w:t>
      </w:r>
      <w:proofErr w:type="gramEnd"/>
      <w:r>
        <w:rPr>
          <w:rFonts w:ascii="Times New Roman" w:eastAsia="Times New Roman" w:hAnsi="Times New Roman" w:cs="Times New Roman"/>
          <w:i/>
          <w:color w:val="000000"/>
          <w:sz w:val="28"/>
          <w:szCs w:val="28"/>
        </w:rPr>
        <w:t xml:space="preserve">. about 4. in 5. from                                                                 </w:t>
      </w:r>
    </w:p>
    <w:p w14:paraId="2010D180" w14:textId="77777777" w:rsidR="002D62BF" w:rsidRDefault="002D62BF">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p>
    <w:p w14:paraId="4041CF80" w14:textId="77777777" w:rsidR="002D62BF" w:rsidRDefault="00000000">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B VERSION</w:t>
      </w:r>
    </w:p>
    <w:p w14:paraId="37C23D96" w14:textId="77777777" w:rsidR="002D62BF" w:rsidRDefault="002D62BF">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p>
    <w:p w14:paraId="31C18666" w14:textId="77777777" w:rsidR="002D62BF" w:rsidRDefault="00000000">
      <w:pPr>
        <w:numPr>
          <w:ilvl w:val="0"/>
          <w:numId w:val="50"/>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Finish the noun phrases /5 points/</w:t>
      </w:r>
    </w:p>
    <w:p w14:paraId="684DC7E6" w14:textId="77777777" w:rsidR="002D62BF" w:rsidRDefault="00000000">
      <w:pPr>
        <w:numPr>
          <w:ilvl w:val="0"/>
          <w:numId w:val="5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Camcorder </w:t>
      </w:r>
      <w:proofErr w:type="gramStart"/>
      <w:r>
        <w:rPr>
          <w:rFonts w:ascii="Times New Roman" w:eastAsia="Times New Roman" w:hAnsi="Times New Roman" w:cs="Times New Roman"/>
          <w:color w:val="000000"/>
          <w:sz w:val="28"/>
          <w:szCs w:val="28"/>
        </w:rPr>
        <w:t>2.water</w:t>
      </w:r>
      <w:proofErr w:type="gramEnd"/>
      <w:r>
        <w:rPr>
          <w:rFonts w:ascii="Times New Roman" w:eastAsia="Times New Roman" w:hAnsi="Times New Roman" w:cs="Times New Roman"/>
          <w:color w:val="000000"/>
          <w:sz w:val="28"/>
          <w:szCs w:val="28"/>
        </w:rPr>
        <w:t xml:space="preserve"> to drink 3. Sleeping bag 4. Cell phone 5. Happiness</w:t>
      </w:r>
    </w:p>
    <w:p w14:paraId="0AFAC263" w14:textId="77777777" w:rsidR="002D62BF" w:rsidRDefault="00000000">
      <w:pPr>
        <w:numPr>
          <w:ilvl w:val="0"/>
          <w:numId w:val="50"/>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Look at the words in bold and guess the words /5 points/</w:t>
      </w:r>
    </w:p>
    <w:p w14:paraId="50FFFECB" w14:textId="77777777" w:rsidR="002D62BF" w:rsidRDefault="00000000">
      <w:pPr>
        <w:ind w:left="355" w:right="58"/>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friendship, honesty, hard-drive, house, hairdryer</w:t>
      </w:r>
    </w:p>
    <w:p w14:paraId="07DE9FBF"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III. Add 2 words for each line /6 points/</w:t>
      </w:r>
    </w:p>
    <w:p w14:paraId="02A30861" w14:textId="77777777" w:rsidR="002D62BF" w:rsidRDefault="00000000">
      <w:pPr>
        <w:spacing w:after="0"/>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Сурагчид</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өөрсдийнхөөрөө</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хариулна</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Жишээлбэл</w:t>
      </w:r>
      <w:proofErr w:type="spellEnd"/>
      <w:r>
        <w:rPr>
          <w:rFonts w:ascii="Times New Roman" w:eastAsia="Times New Roman" w:hAnsi="Times New Roman" w:cs="Times New Roman"/>
          <w:b/>
          <w:sz w:val="28"/>
          <w:szCs w:val="28"/>
        </w:rPr>
        <w:t>:</w:t>
      </w:r>
    </w:p>
    <w:p w14:paraId="4385283C" w14:textId="77777777" w:rsidR="002D62BF" w:rsidRDefault="00000000">
      <w:pPr>
        <w:numPr>
          <w:ilvl w:val="0"/>
          <w:numId w:val="52"/>
        </w:numPr>
        <w:pBdr>
          <w:top w:val="nil"/>
          <w:left w:val="nil"/>
          <w:bottom w:val="nil"/>
          <w:right w:val="nil"/>
          <w:between w:val="nil"/>
        </w:pBdr>
        <w:spacing w:after="0"/>
        <w:ind w:hanging="305"/>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 xml:space="preserve">Complex noun; </w:t>
      </w:r>
      <w:r>
        <w:rPr>
          <w:rFonts w:ascii="Times New Roman" w:eastAsia="Times New Roman" w:hAnsi="Times New Roman" w:cs="Times New Roman"/>
          <w:color w:val="000000"/>
          <w:sz w:val="28"/>
          <w:szCs w:val="28"/>
        </w:rPr>
        <w:t>my favorite song, your black jacket, long sleeved coat</w:t>
      </w:r>
    </w:p>
    <w:p w14:paraId="66656C13" w14:textId="77777777" w:rsidR="002D62BF" w:rsidRDefault="00000000">
      <w:pPr>
        <w:numPr>
          <w:ilvl w:val="0"/>
          <w:numId w:val="52"/>
        </w:numPr>
        <w:pBdr>
          <w:top w:val="nil"/>
          <w:left w:val="nil"/>
          <w:bottom w:val="nil"/>
          <w:right w:val="nil"/>
          <w:between w:val="nil"/>
        </w:pBdr>
        <w:spacing w:after="0"/>
        <w:ind w:hanging="305"/>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 xml:space="preserve">Compound noun; </w:t>
      </w:r>
      <w:r>
        <w:rPr>
          <w:rFonts w:ascii="Times New Roman" w:eastAsia="Times New Roman" w:hAnsi="Times New Roman" w:cs="Times New Roman"/>
          <w:color w:val="000000"/>
          <w:sz w:val="28"/>
          <w:szCs w:val="28"/>
        </w:rPr>
        <w:t>hand saw, vacuum cleaner, dish washer</w:t>
      </w:r>
    </w:p>
    <w:p w14:paraId="5BF0036C" w14:textId="77777777" w:rsidR="002D62BF" w:rsidRDefault="00000000">
      <w:pPr>
        <w:numPr>
          <w:ilvl w:val="0"/>
          <w:numId w:val="52"/>
        </w:numPr>
        <w:pBdr>
          <w:top w:val="nil"/>
          <w:left w:val="nil"/>
          <w:bottom w:val="nil"/>
          <w:right w:val="nil"/>
          <w:between w:val="nil"/>
        </w:pBdr>
        <w:spacing w:after="0"/>
        <w:ind w:hanging="305"/>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 xml:space="preserve">Abstract noun; </w:t>
      </w:r>
      <w:r>
        <w:rPr>
          <w:rFonts w:ascii="Times New Roman" w:eastAsia="Times New Roman" w:hAnsi="Times New Roman" w:cs="Times New Roman"/>
          <w:color w:val="000000"/>
          <w:sz w:val="28"/>
          <w:szCs w:val="28"/>
        </w:rPr>
        <w:t>health, love, friendship</w:t>
      </w:r>
    </w:p>
    <w:p w14:paraId="21C01D01"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IV. Look at the pictures and complete the phrases. /4 points/</w:t>
      </w:r>
    </w:p>
    <w:p w14:paraId="62256FE0" w14:textId="77777777" w:rsidR="002D62BF"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sz w:val="28"/>
          <w:szCs w:val="28"/>
        </w:rPr>
        <w:t>1). a loaf of bread   2). a bar of chocolate   3) a glass of water 4). a cup of coffee</w:t>
      </w:r>
    </w:p>
    <w:p w14:paraId="5141CD46"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V. Put the correct preposition after each adjective. /5 points/</w:t>
      </w:r>
    </w:p>
    <w:p w14:paraId="646CDBA8" w14:textId="77777777" w:rsidR="002D62BF" w:rsidRDefault="00000000">
      <w:pPr>
        <w:spacing w:after="0"/>
        <w:ind w:left="2160" w:firstLine="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1. of 2. to 3. at 4. from 5. to</w:t>
      </w:r>
    </w:p>
    <w:p w14:paraId="3F33A515" w14:textId="77777777" w:rsidR="002D62BF" w:rsidRDefault="002D62BF">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p>
    <w:p w14:paraId="3B50E36E" w14:textId="77777777" w:rsidR="002D62BF" w:rsidRDefault="002D62BF">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p>
    <w:p w14:paraId="2931D3C5" w14:textId="77777777" w:rsidR="002D62BF" w:rsidRDefault="002D62BF">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p>
    <w:p w14:paraId="7959B32F"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7A286D6E"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6B2860CD"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0793061E"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75FD3089"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4EADD3C3"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3F23C7FB"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6E5485C4"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02767692"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068126DD"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17DC3B69"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05218ECD"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29C5A76F"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26CEC661"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5D8191DA"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012B31C5"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199E74EF"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5429A5F9"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5C9E0974"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0F4D9BFA"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64AB961B"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1610D9B8"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1F59D5C5" w14:textId="77777777" w:rsidR="00BB232A" w:rsidRDefault="00BB232A">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p>
    <w:p w14:paraId="7795FA1D" w14:textId="1F7D274F" w:rsidR="002D62BF" w:rsidRPr="00BB232A" w:rsidRDefault="00000000">
      <w:pPr>
        <w:pBdr>
          <w:top w:val="nil"/>
          <w:left w:val="nil"/>
          <w:bottom w:val="nil"/>
          <w:right w:val="nil"/>
          <w:between w:val="nil"/>
        </w:pBdr>
        <w:spacing w:after="0"/>
        <w:ind w:left="1080"/>
        <w:jc w:val="center"/>
        <w:rPr>
          <w:rFonts w:ascii="Times New Roman" w:eastAsia="Times New Roman" w:hAnsi="Times New Roman" w:cs="Times New Roman"/>
          <w:b/>
          <w:sz w:val="28"/>
          <w:szCs w:val="28"/>
        </w:rPr>
      </w:pPr>
      <w:r w:rsidRPr="00BB232A">
        <w:rPr>
          <w:rFonts w:ascii="Times New Roman" w:eastAsia="Times New Roman" w:hAnsi="Times New Roman" w:cs="Times New Roman"/>
          <w:b/>
          <w:sz w:val="28"/>
          <w:szCs w:val="28"/>
        </w:rPr>
        <w:lastRenderedPageBreak/>
        <w:t>11</w:t>
      </w:r>
      <w:r w:rsidRPr="00BB232A">
        <w:rPr>
          <w:rFonts w:ascii="Times New Roman" w:eastAsia="Times New Roman" w:hAnsi="Times New Roman" w:cs="Times New Roman"/>
          <w:b/>
          <w:sz w:val="28"/>
          <w:szCs w:val="28"/>
          <w:vertAlign w:val="superscript"/>
        </w:rPr>
        <w:t>th</w:t>
      </w:r>
      <w:r w:rsidRPr="00BB232A">
        <w:rPr>
          <w:rFonts w:ascii="Times New Roman" w:eastAsia="Times New Roman" w:hAnsi="Times New Roman" w:cs="Times New Roman"/>
          <w:b/>
          <w:sz w:val="28"/>
          <w:szCs w:val="28"/>
        </w:rPr>
        <w:t xml:space="preserve"> grade exam for 9</w:t>
      </w:r>
      <w:r w:rsidRPr="00BB232A">
        <w:rPr>
          <w:rFonts w:ascii="Times New Roman" w:eastAsia="Times New Roman" w:hAnsi="Times New Roman" w:cs="Times New Roman"/>
          <w:b/>
          <w:sz w:val="28"/>
          <w:szCs w:val="28"/>
          <w:vertAlign w:val="superscript"/>
        </w:rPr>
        <w:t>th</w:t>
      </w:r>
      <w:r w:rsidRPr="00BB232A">
        <w:rPr>
          <w:rFonts w:ascii="Times New Roman" w:eastAsia="Times New Roman" w:hAnsi="Times New Roman" w:cs="Times New Roman"/>
          <w:b/>
          <w:sz w:val="28"/>
          <w:szCs w:val="28"/>
        </w:rPr>
        <w:t xml:space="preserve"> unit; “Great expeditions” </w:t>
      </w:r>
    </w:p>
    <w:p w14:paraId="4FA92AA9" w14:textId="77777777" w:rsidR="002D62BF" w:rsidRPr="00BB232A" w:rsidRDefault="00000000">
      <w:pPr>
        <w:pBdr>
          <w:top w:val="nil"/>
          <w:left w:val="nil"/>
          <w:bottom w:val="nil"/>
          <w:right w:val="nil"/>
          <w:between w:val="nil"/>
        </w:pBdr>
        <w:ind w:left="1080"/>
        <w:jc w:val="center"/>
        <w:rPr>
          <w:rFonts w:ascii="Times New Roman" w:eastAsia="Times New Roman" w:hAnsi="Times New Roman" w:cs="Times New Roman"/>
          <w:b/>
          <w:sz w:val="28"/>
          <w:szCs w:val="28"/>
        </w:rPr>
      </w:pPr>
      <w:r w:rsidRPr="00BB232A">
        <w:rPr>
          <w:rFonts w:ascii="Times New Roman" w:eastAsia="Times New Roman" w:hAnsi="Times New Roman" w:cs="Times New Roman"/>
          <w:b/>
          <w:sz w:val="28"/>
          <w:szCs w:val="28"/>
        </w:rPr>
        <w:t>A version</w:t>
      </w:r>
    </w:p>
    <w:p w14:paraId="27D6869D"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I. Match the words to their meanings /4 points/</w:t>
      </w:r>
    </w:p>
    <w:p w14:paraId="6BF6FA1E" w14:textId="77777777" w:rsidR="002D62BF" w:rsidRDefault="00000000">
      <w:pPr>
        <w:spacing w:after="0"/>
        <w:ind w:left="360"/>
        <w:rPr>
          <w:rFonts w:ascii="Times New Roman" w:eastAsia="Times New Roman" w:hAnsi="Times New Roman" w:cs="Times New Roman"/>
          <w:b/>
          <w:sz w:val="28"/>
          <w:szCs w:val="28"/>
        </w:rPr>
      </w:pPr>
      <w:r>
        <w:rPr>
          <w:rFonts w:ascii="Times New Roman" w:eastAsia="Times New Roman" w:hAnsi="Times New Roman" w:cs="Times New Roman"/>
          <w:noProof/>
        </w:rPr>
        <w:drawing>
          <wp:inline distT="0" distB="0" distL="0" distR="0" wp14:anchorId="77EDA71A" wp14:editId="73309883">
            <wp:extent cx="5450662" cy="1118904"/>
            <wp:effectExtent l="0" t="0" r="0" b="0"/>
            <wp:docPr id="49" name="image8.png" descr="C:\Users\J. Enkhtsetseg\Desktop\fff.png"/>
            <wp:cNvGraphicFramePr/>
            <a:graphic xmlns:a="http://schemas.openxmlformats.org/drawingml/2006/main">
              <a:graphicData uri="http://schemas.openxmlformats.org/drawingml/2006/picture">
                <pic:pic xmlns:pic="http://schemas.openxmlformats.org/drawingml/2006/picture">
                  <pic:nvPicPr>
                    <pic:cNvPr id="0" name="image8.png" descr="C:\Users\J. Enkhtsetseg\Desktop\fff.png"/>
                    <pic:cNvPicPr preferRelativeResize="0"/>
                  </pic:nvPicPr>
                  <pic:blipFill>
                    <a:blip r:embed="rId29"/>
                    <a:srcRect/>
                    <a:stretch>
                      <a:fillRect/>
                    </a:stretch>
                  </pic:blipFill>
                  <pic:spPr>
                    <a:xfrm>
                      <a:off x="0" y="0"/>
                      <a:ext cx="5450662" cy="1118904"/>
                    </a:xfrm>
                    <a:prstGeom prst="rect">
                      <a:avLst/>
                    </a:prstGeom>
                    <a:ln/>
                  </pic:spPr>
                </pic:pic>
              </a:graphicData>
            </a:graphic>
          </wp:inline>
        </w:drawing>
      </w:r>
    </w:p>
    <w:p w14:paraId="7CE63CDE"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 Sort the vocabulary into the appropriate columns /4 points/</w:t>
      </w:r>
    </w:p>
    <w:p w14:paraId="27BA071D" w14:textId="77777777" w:rsidR="002D62BF" w:rsidRDefault="00000000">
      <w:pPr>
        <w:tabs>
          <w:tab w:val="center" w:pos="1332"/>
          <w:tab w:val="center" w:pos="2520"/>
          <w:tab w:val="center" w:pos="3773"/>
          <w:tab w:val="center" w:pos="4681"/>
          <w:tab w:val="center" w:pos="6459"/>
          <w:tab w:val="center" w:pos="8863"/>
        </w:tabs>
        <w:spacing w:after="4"/>
        <w:ind w:left="36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dynasty</w:t>
      </w:r>
      <w:r>
        <w:rPr>
          <w:rFonts w:ascii="Times New Roman" w:eastAsia="Times New Roman" w:hAnsi="Times New Roman" w:cs="Times New Roman"/>
          <w:i/>
          <w:sz w:val="28"/>
          <w:szCs w:val="28"/>
        </w:rPr>
        <w:tab/>
        <w:t xml:space="preserve">             expedition   an astronaut       merchant     navy          nobles        trade route       </w:t>
      </w:r>
      <w:proofErr w:type="gramStart"/>
      <w:r>
        <w:rPr>
          <w:rFonts w:ascii="Times New Roman" w:eastAsia="Times New Roman" w:hAnsi="Times New Roman" w:cs="Times New Roman"/>
          <w:i/>
          <w:sz w:val="28"/>
          <w:szCs w:val="28"/>
        </w:rPr>
        <w:t>travelers</w:t>
      </w:r>
      <w:proofErr w:type="gramEnd"/>
    </w:p>
    <w:p w14:paraId="26AF9DC2" w14:textId="77777777" w:rsidR="002D62BF" w:rsidRDefault="00000000">
      <w:pPr>
        <w:pBdr>
          <w:top w:val="nil"/>
          <w:left w:val="nil"/>
          <w:bottom w:val="nil"/>
          <w:right w:val="nil"/>
          <w:between w:val="nil"/>
        </w:pBdr>
        <w:tabs>
          <w:tab w:val="center" w:pos="1166"/>
          <w:tab w:val="center" w:pos="2520"/>
          <w:tab w:val="center" w:pos="3637"/>
          <w:tab w:val="center" w:pos="4681"/>
          <w:tab w:val="center" w:pos="5779"/>
          <w:tab w:val="center" w:pos="6842"/>
          <w:tab w:val="center" w:pos="7562"/>
          <w:tab w:val="right" w:pos="9783"/>
        </w:tabs>
        <w:spacing w:after="0"/>
        <w:ind w:left="1080"/>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 xml:space="preserve">         </w:t>
      </w:r>
      <w:proofErr w:type="gramStart"/>
      <w:r>
        <w:rPr>
          <w:rFonts w:ascii="Times New Roman" w:eastAsia="Times New Roman" w:hAnsi="Times New Roman" w:cs="Times New Roman"/>
          <w:b/>
          <w:color w:val="000000"/>
          <w:sz w:val="28"/>
          <w:szCs w:val="28"/>
        </w:rPr>
        <w:t xml:space="preserve">PEOPLE  </w:t>
      </w:r>
      <w:r>
        <w:rPr>
          <w:rFonts w:ascii="Times New Roman" w:eastAsia="Times New Roman" w:hAnsi="Times New Roman" w:cs="Times New Roman"/>
          <w:b/>
          <w:color w:val="000000"/>
          <w:sz w:val="28"/>
          <w:szCs w:val="28"/>
        </w:rPr>
        <w:tab/>
      </w:r>
      <w:proofErr w:type="gramEnd"/>
      <w:r>
        <w:rPr>
          <w:rFonts w:ascii="Times New Roman" w:eastAsia="Times New Roman" w:hAnsi="Times New Roman" w:cs="Times New Roman"/>
          <w:b/>
          <w:color w:val="000000"/>
          <w:sz w:val="28"/>
          <w:szCs w:val="28"/>
        </w:rPr>
        <w:t xml:space="preserve">                                         NOUNS </w:t>
      </w:r>
      <w:r>
        <w:rPr>
          <w:rFonts w:ascii="Times New Roman" w:eastAsia="Times New Roman" w:hAnsi="Times New Roman" w:cs="Times New Roman"/>
          <w:b/>
          <w:color w:val="000000"/>
          <w:sz w:val="28"/>
          <w:szCs w:val="28"/>
        </w:rPr>
        <w:tab/>
        <w:t xml:space="preserve"> </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rPr>
        <w:t xml:space="preserve"> </w:t>
      </w:r>
    </w:p>
    <w:p w14:paraId="3A43D41F"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spacing w:after="0"/>
        <w:ind w:hanging="1669"/>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p>
    <w:p w14:paraId="572D8F63"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spacing w:after="0"/>
        <w:ind w:hanging="1669"/>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p>
    <w:p w14:paraId="09E2B8E9"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spacing w:after="0"/>
        <w:ind w:hanging="1669"/>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p>
    <w:p w14:paraId="59DC845B"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ind w:hanging="1669"/>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p>
    <w:p w14:paraId="7BCE7C5C" w14:textId="77777777" w:rsidR="002D62BF" w:rsidRDefault="00000000">
      <w:pPr>
        <w:tabs>
          <w:tab w:val="center" w:pos="1332"/>
          <w:tab w:val="center" w:pos="2520"/>
          <w:tab w:val="center" w:pos="3773"/>
          <w:tab w:val="center" w:pos="4681"/>
          <w:tab w:val="center" w:pos="6459"/>
          <w:tab w:val="center" w:pos="8863"/>
        </w:tabs>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Fill in the missing words /3 points/</w:t>
      </w:r>
    </w:p>
    <w:p w14:paraId="3B85C571" w14:textId="77777777" w:rsidR="002D62BF" w:rsidRDefault="00000000">
      <w:pPr>
        <w:pBdr>
          <w:top w:val="nil"/>
          <w:left w:val="nil"/>
          <w:bottom w:val="nil"/>
          <w:right w:val="nil"/>
          <w:between w:val="nil"/>
        </w:pBdr>
        <w:tabs>
          <w:tab w:val="center" w:pos="1332"/>
          <w:tab w:val="center" w:pos="2520"/>
          <w:tab w:val="center" w:pos="3773"/>
          <w:tab w:val="center" w:pos="4681"/>
          <w:tab w:val="center" w:pos="6459"/>
          <w:tab w:val="center" w:pos="8863"/>
        </w:tabs>
        <w:ind w:left="1080"/>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t>merchant, passage, coral, apprentice, mosquitoes, navy</w:t>
      </w:r>
    </w:p>
    <w:p w14:paraId="15F448CF" w14:textId="77777777" w:rsidR="002D62BF" w:rsidRDefault="00000000">
      <w:pPr>
        <w:tabs>
          <w:tab w:val="center" w:pos="1332"/>
          <w:tab w:val="center" w:pos="2520"/>
          <w:tab w:val="center" w:pos="3773"/>
          <w:tab w:val="center" w:pos="4681"/>
          <w:tab w:val="center" w:pos="6459"/>
          <w:tab w:val="center" w:pos="8863"/>
        </w:tabs>
        <w:rPr>
          <w:rFonts w:ascii="Times New Roman" w:eastAsia="Times New Roman" w:hAnsi="Times New Roman" w:cs="Times New Roman"/>
          <w:b/>
          <w:i/>
          <w:sz w:val="28"/>
          <w:szCs w:val="28"/>
        </w:rPr>
      </w:pPr>
      <w:r>
        <w:rPr>
          <w:rFonts w:ascii="Times New Roman" w:eastAsia="Times New Roman" w:hAnsi="Times New Roman" w:cs="Times New Roman"/>
          <w:noProof/>
        </w:rPr>
        <w:drawing>
          <wp:inline distT="0" distB="0" distL="0" distR="0" wp14:anchorId="2A57D466" wp14:editId="067C1BCF">
            <wp:extent cx="6315935" cy="1394626"/>
            <wp:effectExtent l="0" t="0" r="0" b="0"/>
            <wp:docPr id="50" name="image18.png" descr="C:\Users\J. Enkhtsetseg\Desktop\khkj.png"/>
            <wp:cNvGraphicFramePr/>
            <a:graphic xmlns:a="http://schemas.openxmlformats.org/drawingml/2006/main">
              <a:graphicData uri="http://schemas.openxmlformats.org/drawingml/2006/picture">
                <pic:pic xmlns:pic="http://schemas.openxmlformats.org/drawingml/2006/picture">
                  <pic:nvPicPr>
                    <pic:cNvPr id="0" name="image18.png" descr="C:\Users\J. Enkhtsetseg\Desktop\khkj.png"/>
                    <pic:cNvPicPr preferRelativeResize="0"/>
                  </pic:nvPicPr>
                  <pic:blipFill>
                    <a:blip r:embed="rId30"/>
                    <a:srcRect b="44501"/>
                    <a:stretch>
                      <a:fillRect/>
                    </a:stretch>
                  </pic:blipFill>
                  <pic:spPr>
                    <a:xfrm>
                      <a:off x="0" y="0"/>
                      <a:ext cx="6315935" cy="1394626"/>
                    </a:xfrm>
                    <a:prstGeom prst="rect">
                      <a:avLst/>
                    </a:prstGeom>
                    <a:ln/>
                  </pic:spPr>
                </pic:pic>
              </a:graphicData>
            </a:graphic>
          </wp:inline>
        </w:drawing>
      </w:r>
    </w:p>
    <w:p w14:paraId="5799EEFC"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IV. Turn statements into Reported speech. /5 points/</w:t>
      </w:r>
    </w:p>
    <w:p w14:paraId="477225D1" w14:textId="77777777" w:rsidR="002D62BF" w:rsidRDefault="00000000">
      <w:pPr>
        <w:widowControl w:val="0"/>
        <w:numPr>
          <w:ilvl w:val="0"/>
          <w:numId w:val="16"/>
        </w:numPr>
        <w:pBdr>
          <w:top w:val="nil"/>
          <w:left w:val="nil"/>
          <w:bottom w:val="nil"/>
          <w:right w:val="nil"/>
          <w:between w:val="nil"/>
        </w:pBdr>
        <w:tabs>
          <w:tab w:val="left" w:pos="1239"/>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John said, “I saw that movie on Wednesday.”</w:t>
      </w:r>
    </w:p>
    <w:p w14:paraId="0121AED4" w14:textId="77777777" w:rsidR="002D62BF" w:rsidRDefault="00000000">
      <w:pPr>
        <w:spacing w:after="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43C9DB6" w14:textId="77777777" w:rsidR="002D62BF" w:rsidRDefault="00000000">
      <w:pPr>
        <w:widowControl w:val="0"/>
        <w:numPr>
          <w:ilvl w:val="0"/>
          <w:numId w:val="16"/>
        </w:numPr>
        <w:pBdr>
          <w:top w:val="nil"/>
          <w:left w:val="nil"/>
          <w:bottom w:val="nil"/>
          <w:right w:val="nil"/>
          <w:between w:val="nil"/>
        </w:pBdr>
        <w:tabs>
          <w:tab w:val="left" w:pos="1239"/>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George said, “I finished studying my lesson.”</w:t>
      </w:r>
    </w:p>
    <w:p w14:paraId="247B066B" w14:textId="77777777" w:rsidR="002D62BF" w:rsidRDefault="00000000">
      <w:pPr>
        <w:widowControl w:val="0"/>
        <w:pBdr>
          <w:top w:val="nil"/>
          <w:left w:val="nil"/>
          <w:bottom w:val="nil"/>
          <w:right w:val="nil"/>
          <w:between w:val="nil"/>
        </w:pBdr>
        <w:spacing w:after="0"/>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14:paraId="1EB1F7CB" w14:textId="77777777" w:rsidR="002D62BF" w:rsidRDefault="00000000">
      <w:pPr>
        <w:widowControl w:val="0"/>
        <w:numPr>
          <w:ilvl w:val="0"/>
          <w:numId w:val="16"/>
        </w:numPr>
        <w:pBdr>
          <w:top w:val="nil"/>
          <w:left w:val="nil"/>
          <w:bottom w:val="nil"/>
          <w:right w:val="nil"/>
          <w:between w:val="nil"/>
        </w:pBdr>
        <w:tabs>
          <w:tab w:val="left" w:pos="1239"/>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Mr. Smith said, “I will refuse their offer.”</w:t>
      </w:r>
    </w:p>
    <w:p w14:paraId="2C7BF4C9" w14:textId="77777777" w:rsidR="002D62BF" w:rsidRDefault="00000000">
      <w:pPr>
        <w:spacing w:after="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A6A9089" w14:textId="77777777" w:rsidR="002D62BF" w:rsidRDefault="00000000">
      <w:pPr>
        <w:numPr>
          <w:ilvl w:val="0"/>
          <w:numId w:val="1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Mary says, “John speaks English well.”</w:t>
      </w:r>
    </w:p>
    <w:p w14:paraId="55379ADE" w14:textId="77777777" w:rsidR="002D62BF" w:rsidRDefault="00000000">
      <w:pPr>
        <w:spacing w:after="0"/>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13D1698" w14:textId="77777777" w:rsidR="002D62BF" w:rsidRDefault="00000000">
      <w:pPr>
        <w:widowControl w:val="0"/>
        <w:numPr>
          <w:ilvl w:val="0"/>
          <w:numId w:val="16"/>
        </w:numPr>
        <w:pBdr>
          <w:top w:val="nil"/>
          <w:left w:val="nil"/>
          <w:bottom w:val="nil"/>
          <w:right w:val="nil"/>
          <w:between w:val="nil"/>
        </w:pBdr>
        <w:tabs>
          <w:tab w:val="left" w:pos="1179"/>
        </w:tabs>
        <w:spacing w:after="0"/>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Mrs.Jones</w:t>
      </w:r>
      <w:proofErr w:type="spellEnd"/>
      <w:r>
        <w:rPr>
          <w:rFonts w:ascii="Times New Roman" w:eastAsia="Times New Roman" w:hAnsi="Times New Roman" w:cs="Times New Roman"/>
          <w:color w:val="000000"/>
          <w:sz w:val="28"/>
          <w:szCs w:val="28"/>
        </w:rPr>
        <w:t>: “The bride and the groom are very nice young people.”</w:t>
      </w:r>
    </w:p>
    <w:p w14:paraId="2F98A295" w14:textId="77777777" w:rsidR="002D62BF" w:rsidRDefault="00000000">
      <w:pPr>
        <w:widowControl w:val="0"/>
        <w:pBdr>
          <w:top w:val="nil"/>
          <w:left w:val="nil"/>
          <w:bottom w:val="nil"/>
          <w:right w:val="nil"/>
          <w:between w:val="nil"/>
        </w:pBdr>
        <w:spacing w:after="0"/>
        <w:ind w:left="3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14:paraId="0DA1EE0C" w14:textId="77777777" w:rsidR="002D62BF" w:rsidRDefault="002D62BF">
      <w:pPr>
        <w:pBdr>
          <w:top w:val="nil"/>
          <w:left w:val="nil"/>
          <w:bottom w:val="nil"/>
          <w:right w:val="nil"/>
          <w:between w:val="nil"/>
        </w:pBdr>
        <w:spacing w:after="0"/>
        <w:ind w:left="1080"/>
        <w:rPr>
          <w:rFonts w:ascii="Times New Roman" w:eastAsia="Times New Roman" w:hAnsi="Times New Roman" w:cs="Times New Roman"/>
          <w:b/>
          <w:color w:val="000000"/>
          <w:sz w:val="28"/>
          <w:szCs w:val="28"/>
        </w:rPr>
      </w:pPr>
    </w:p>
    <w:p w14:paraId="68CBC86C" w14:textId="546AB8C3" w:rsidR="002D62BF" w:rsidRDefault="00000000" w:rsidP="00BB232A">
      <w:pPr>
        <w:pBdr>
          <w:top w:val="nil"/>
          <w:left w:val="nil"/>
          <w:bottom w:val="nil"/>
          <w:right w:val="nil"/>
          <w:between w:val="nil"/>
        </w:pBdr>
        <w:spacing w:after="0"/>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TOTAL- 16 POINTS        GOOD LUCK</w:t>
      </w:r>
      <w:r>
        <w:rPr>
          <w:rFonts w:ascii="Wingdings" w:eastAsia="Wingdings" w:hAnsi="Wingdings" w:cs="Wingdings"/>
          <w:b/>
          <w:color w:val="000000"/>
          <w:sz w:val="28"/>
          <w:szCs w:val="28"/>
        </w:rPr>
        <w:t>☺☺☺</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p>
    <w:p w14:paraId="6CD4BD49" w14:textId="77777777" w:rsidR="002D62BF" w:rsidRPr="00BB232A" w:rsidRDefault="00000000">
      <w:pPr>
        <w:spacing w:after="0"/>
        <w:jc w:val="center"/>
        <w:rPr>
          <w:rFonts w:ascii="Times New Roman" w:eastAsia="Times New Roman" w:hAnsi="Times New Roman" w:cs="Times New Roman"/>
          <w:b/>
          <w:sz w:val="28"/>
          <w:szCs w:val="28"/>
        </w:rPr>
      </w:pPr>
      <w:r w:rsidRPr="00BB232A">
        <w:rPr>
          <w:rFonts w:ascii="Times New Roman" w:eastAsia="Times New Roman" w:hAnsi="Times New Roman" w:cs="Times New Roman"/>
          <w:b/>
          <w:sz w:val="28"/>
          <w:szCs w:val="28"/>
        </w:rPr>
        <w:lastRenderedPageBreak/>
        <w:t>11</w:t>
      </w:r>
      <w:r w:rsidRPr="00BB232A">
        <w:rPr>
          <w:rFonts w:ascii="Times New Roman" w:eastAsia="Times New Roman" w:hAnsi="Times New Roman" w:cs="Times New Roman"/>
          <w:b/>
          <w:sz w:val="28"/>
          <w:szCs w:val="28"/>
          <w:vertAlign w:val="superscript"/>
        </w:rPr>
        <w:t>th</w:t>
      </w:r>
      <w:r w:rsidRPr="00BB232A">
        <w:rPr>
          <w:rFonts w:ascii="Times New Roman" w:eastAsia="Times New Roman" w:hAnsi="Times New Roman" w:cs="Times New Roman"/>
          <w:b/>
          <w:sz w:val="28"/>
          <w:szCs w:val="28"/>
        </w:rPr>
        <w:t xml:space="preserve"> grade exam for 9</w:t>
      </w:r>
      <w:r w:rsidRPr="00BB232A">
        <w:rPr>
          <w:rFonts w:ascii="Times New Roman" w:eastAsia="Times New Roman" w:hAnsi="Times New Roman" w:cs="Times New Roman"/>
          <w:b/>
          <w:sz w:val="28"/>
          <w:szCs w:val="28"/>
          <w:vertAlign w:val="superscript"/>
        </w:rPr>
        <w:t>th</w:t>
      </w:r>
      <w:r w:rsidRPr="00BB232A">
        <w:rPr>
          <w:rFonts w:ascii="Times New Roman" w:eastAsia="Times New Roman" w:hAnsi="Times New Roman" w:cs="Times New Roman"/>
          <w:b/>
          <w:sz w:val="28"/>
          <w:szCs w:val="28"/>
        </w:rPr>
        <w:t xml:space="preserve"> unit; “Great expeditions” </w:t>
      </w:r>
    </w:p>
    <w:p w14:paraId="386E827F" w14:textId="77777777" w:rsidR="002D62BF" w:rsidRPr="00BB232A" w:rsidRDefault="00000000">
      <w:pPr>
        <w:spacing w:after="0"/>
        <w:jc w:val="center"/>
        <w:rPr>
          <w:rFonts w:ascii="Times New Roman" w:eastAsia="Times New Roman" w:hAnsi="Times New Roman" w:cs="Times New Roman"/>
          <w:b/>
          <w:sz w:val="28"/>
          <w:szCs w:val="28"/>
        </w:rPr>
      </w:pPr>
      <w:r w:rsidRPr="00BB232A">
        <w:rPr>
          <w:rFonts w:ascii="Times New Roman" w:eastAsia="Times New Roman" w:hAnsi="Times New Roman" w:cs="Times New Roman"/>
          <w:b/>
          <w:sz w:val="28"/>
          <w:szCs w:val="28"/>
        </w:rPr>
        <w:t>B version</w:t>
      </w:r>
    </w:p>
    <w:p w14:paraId="0291080D" w14:textId="77777777" w:rsidR="002D62BF" w:rsidRDefault="00000000">
      <w:pPr>
        <w:numPr>
          <w:ilvl w:val="0"/>
          <w:numId w:val="1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words to their explanations /4 points/</w:t>
      </w:r>
    </w:p>
    <w:p w14:paraId="10EE79E5" w14:textId="77777777" w:rsidR="002D62BF" w:rsidRDefault="00000000">
      <w:pPr>
        <w:spacing w:after="0"/>
        <w:ind w:left="36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62438400" wp14:editId="532BEFDB">
            <wp:extent cx="5119871" cy="1802655"/>
            <wp:effectExtent l="0" t="0" r="0" b="0"/>
            <wp:docPr id="51" name="image40.png" descr="C:\Users\J. Enkhtsetseg\Desktop\jjj.png"/>
            <wp:cNvGraphicFramePr/>
            <a:graphic xmlns:a="http://schemas.openxmlformats.org/drawingml/2006/main">
              <a:graphicData uri="http://schemas.openxmlformats.org/drawingml/2006/picture">
                <pic:pic xmlns:pic="http://schemas.openxmlformats.org/drawingml/2006/picture">
                  <pic:nvPicPr>
                    <pic:cNvPr id="0" name="image40.png" descr="C:\Users\J. Enkhtsetseg\Desktop\jjj.png"/>
                    <pic:cNvPicPr preferRelativeResize="0"/>
                  </pic:nvPicPr>
                  <pic:blipFill>
                    <a:blip r:embed="rId31"/>
                    <a:srcRect/>
                    <a:stretch>
                      <a:fillRect/>
                    </a:stretch>
                  </pic:blipFill>
                  <pic:spPr>
                    <a:xfrm>
                      <a:off x="0" y="0"/>
                      <a:ext cx="5119871" cy="1802655"/>
                    </a:xfrm>
                    <a:prstGeom prst="rect">
                      <a:avLst/>
                    </a:prstGeom>
                    <a:ln/>
                  </pic:spPr>
                </pic:pic>
              </a:graphicData>
            </a:graphic>
          </wp:inline>
        </w:drawing>
      </w:r>
    </w:p>
    <w:p w14:paraId="27C70F40" w14:textId="77777777" w:rsidR="002D62BF" w:rsidRDefault="00000000">
      <w:pPr>
        <w:numPr>
          <w:ilvl w:val="0"/>
          <w:numId w:val="1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Sort the vocabulary into the appropriate columns /4 points/</w:t>
      </w:r>
    </w:p>
    <w:p w14:paraId="1AA0D88D" w14:textId="77777777" w:rsidR="002D62BF" w:rsidRDefault="00000000">
      <w:pPr>
        <w:tabs>
          <w:tab w:val="center" w:pos="1179"/>
          <w:tab w:val="center" w:pos="2520"/>
          <w:tab w:val="center" w:pos="3637"/>
          <w:tab w:val="center" w:pos="4681"/>
          <w:tab w:val="center" w:pos="5779"/>
          <w:tab w:val="center" w:pos="6842"/>
          <w:tab w:val="center" w:pos="7562"/>
          <w:tab w:val="right" w:pos="9783"/>
        </w:tabs>
        <w:spacing w:after="4"/>
        <w:ind w:left="360"/>
        <w:rPr>
          <w:rFonts w:ascii="Times New Roman" w:eastAsia="Times New Roman" w:hAnsi="Times New Roman" w:cs="Times New Roman"/>
          <w:i/>
          <w:sz w:val="28"/>
          <w:szCs w:val="28"/>
        </w:rPr>
      </w:pPr>
      <w:r>
        <w:rPr>
          <w:rFonts w:ascii="Times New Roman" w:eastAsia="Times New Roman" w:hAnsi="Times New Roman" w:cs="Times New Roman"/>
          <w:b/>
        </w:rPr>
        <w:tab/>
      </w:r>
      <w:proofErr w:type="gramStart"/>
      <w:r>
        <w:rPr>
          <w:rFonts w:ascii="Times New Roman" w:eastAsia="Times New Roman" w:hAnsi="Times New Roman" w:cs="Times New Roman"/>
          <w:i/>
          <w:sz w:val="28"/>
          <w:szCs w:val="28"/>
        </w:rPr>
        <w:t>extreme,  to</w:t>
      </w:r>
      <w:proofErr w:type="gramEnd"/>
      <w:r>
        <w:rPr>
          <w:rFonts w:ascii="Times New Roman" w:eastAsia="Times New Roman" w:hAnsi="Times New Roman" w:cs="Times New Roman"/>
          <w:i/>
          <w:sz w:val="28"/>
          <w:szCs w:val="28"/>
        </w:rPr>
        <w:t xml:space="preserve"> overcome </w:t>
      </w:r>
      <w:proofErr w:type="gramStart"/>
      <w:r>
        <w:rPr>
          <w:rFonts w:ascii="Times New Roman" w:eastAsia="Times New Roman" w:hAnsi="Times New Roman" w:cs="Times New Roman"/>
          <w:i/>
          <w:sz w:val="28"/>
          <w:szCs w:val="28"/>
        </w:rPr>
        <w:t xml:space="preserve">hardship,   </w:t>
      </w:r>
      <w:proofErr w:type="gramEnd"/>
      <w:r>
        <w:rPr>
          <w:rFonts w:ascii="Times New Roman" w:eastAsia="Times New Roman" w:hAnsi="Times New Roman" w:cs="Times New Roman"/>
          <w:i/>
          <w:sz w:val="28"/>
          <w:szCs w:val="28"/>
        </w:rPr>
        <w:tab/>
      </w:r>
      <w:proofErr w:type="gramStart"/>
      <w:r>
        <w:rPr>
          <w:rFonts w:ascii="Times New Roman" w:eastAsia="Times New Roman" w:hAnsi="Times New Roman" w:cs="Times New Roman"/>
          <w:i/>
          <w:sz w:val="28"/>
          <w:szCs w:val="28"/>
        </w:rPr>
        <w:t>tremendous,  wonderful</w:t>
      </w:r>
      <w:proofErr w:type="gramEnd"/>
      <w:r>
        <w:rPr>
          <w:rFonts w:ascii="Times New Roman" w:eastAsia="Times New Roman" w:hAnsi="Times New Roman" w:cs="Times New Roman"/>
          <w:i/>
          <w:sz w:val="28"/>
          <w:szCs w:val="28"/>
        </w:rPr>
        <w:t xml:space="preserve">,   to gain </w:t>
      </w:r>
      <w:proofErr w:type="gramStart"/>
      <w:r>
        <w:rPr>
          <w:rFonts w:ascii="Times New Roman" w:eastAsia="Times New Roman" w:hAnsi="Times New Roman" w:cs="Times New Roman"/>
          <w:i/>
          <w:sz w:val="28"/>
          <w:szCs w:val="28"/>
        </w:rPr>
        <w:t>profit,  to</w:t>
      </w:r>
      <w:proofErr w:type="gramEnd"/>
      <w:r>
        <w:rPr>
          <w:rFonts w:ascii="Times New Roman" w:eastAsia="Times New Roman" w:hAnsi="Times New Roman" w:cs="Times New Roman"/>
          <w:i/>
          <w:sz w:val="28"/>
          <w:szCs w:val="28"/>
        </w:rPr>
        <w:t xml:space="preserve"> </w:t>
      </w:r>
      <w:proofErr w:type="gramStart"/>
      <w:r>
        <w:rPr>
          <w:rFonts w:ascii="Times New Roman" w:eastAsia="Times New Roman" w:hAnsi="Times New Roman" w:cs="Times New Roman"/>
          <w:i/>
          <w:sz w:val="28"/>
          <w:szCs w:val="28"/>
        </w:rPr>
        <w:t>apprentice,  popular,  to</w:t>
      </w:r>
      <w:proofErr w:type="gramEnd"/>
      <w:r>
        <w:rPr>
          <w:rFonts w:ascii="Times New Roman" w:eastAsia="Times New Roman" w:hAnsi="Times New Roman" w:cs="Times New Roman"/>
          <w:i/>
          <w:sz w:val="28"/>
          <w:szCs w:val="28"/>
        </w:rPr>
        <w:t xml:space="preserve"> commemorate </w:t>
      </w:r>
    </w:p>
    <w:p w14:paraId="27A06BF2" w14:textId="77777777" w:rsidR="002D62BF" w:rsidRDefault="00000000">
      <w:pPr>
        <w:pBdr>
          <w:top w:val="nil"/>
          <w:left w:val="nil"/>
          <w:bottom w:val="nil"/>
          <w:right w:val="nil"/>
          <w:between w:val="nil"/>
        </w:pBdr>
        <w:tabs>
          <w:tab w:val="center" w:pos="1166"/>
          <w:tab w:val="center" w:pos="2520"/>
          <w:tab w:val="center" w:pos="3637"/>
          <w:tab w:val="center" w:pos="4681"/>
          <w:tab w:val="center" w:pos="5779"/>
          <w:tab w:val="center" w:pos="6842"/>
          <w:tab w:val="center" w:pos="7562"/>
          <w:tab w:val="right" w:pos="9783"/>
        </w:tabs>
        <w:spacing w:after="0"/>
        <w:ind w:left="1080"/>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 xml:space="preserve">   </w:t>
      </w:r>
      <w:proofErr w:type="gramStart"/>
      <w:r>
        <w:rPr>
          <w:rFonts w:ascii="Times New Roman" w:eastAsia="Times New Roman" w:hAnsi="Times New Roman" w:cs="Times New Roman"/>
          <w:b/>
          <w:color w:val="000000"/>
          <w:sz w:val="28"/>
          <w:szCs w:val="28"/>
        </w:rPr>
        <w:t xml:space="preserve">ADJECTIVES  </w:t>
      </w:r>
      <w:r>
        <w:rPr>
          <w:rFonts w:ascii="Times New Roman" w:eastAsia="Times New Roman" w:hAnsi="Times New Roman" w:cs="Times New Roman"/>
          <w:b/>
          <w:color w:val="000000"/>
          <w:sz w:val="28"/>
          <w:szCs w:val="28"/>
        </w:rPr>
        <w:tab/>
      </w:r>
      <w:proofErr w:type="gramEnd"/>
      <w:r>
        <w:rPr>
          <w:rFonts w:ascii="Times New Roman" w:eastAsia="Times New Roman" w:hAnsi="Times New Roman" w:cs="Times New Roman"/>
          <w:b/>
          <w:color w:val="000000"/>
          <w:sz w:val="28"/>
          <w:szCs w:val="28"/>
        </w:rPr>
        <w:t xml:space="preserve">                                         VERBS </w:t>
      </w:r>
      <w:r>
        <w:rPr>
          <w:rFonts w:ascii="Times New Roman" w:eastAsia="Times New Roman" w:hAnsi="Times New Roman" w:cs="Times New Roman"/>
          <w:b/>
          <w:color w:val="000000"/>
          <w:sz w:val="28"/>
          <w:szCs w:val="28"/>
        </w:rPr>
        <w:tab/>
        <w:t xml:space="preserve"> </w:t>
      </w:r>
    </w:p>
    <w:p w14:paraId="5059EAC5"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spacing w:after="0"/>
        <w:ind w:hanging="1669"/>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p>
    <w:p w14:paraId="249068D3"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spacing w:after="0"/>
        <w:ind w:hanging="1669"/>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p>
    <w:p w14:paraId="531237A6"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spacing w:after="0"/>
        <w:ind w:hanging="1669"/>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p>
    <w:p w14:paraId="7CEDC2B4"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spacing w:after="0"/>
        <w:ind w:hanging="1669"/>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w:t>
      </w:r>
    </w:p>
    <w:p w14:paraId="485366B5" w14:textId="77777777" w:rsidR="002D62BF" w:rsidRDefault="00000000">
      <w:pPr>
        <w:numPr>
          <w:ilvl w:val="0"/>
          <w:numId w:val="14"/>
        </w:numPr>
        <w:pBdr>
          <w:top w:val="nil"/>
          <w:left w:val="nil"/>
          <w:bottom w:val="nil"/>
          <w:right w:val="nil"/>
          <w:between w:val="nil"/>
        </w:pBdr>
        <w:tabs>
          <w:tab w:val="center" w:pos="1332"/>
          <w:tab w:val="center" w:pos="2520"/>
          <w:tab w:val="center" w:pos="3773"/>
          <w:tab w:val="center" w:pos="4681"/>
          <w:tab w:val="center" w:pos="6459"/>
          <w:tab w:val="center" w:pos="8863"/>
        </w:tabs>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Fill in the missing words /3 points/</w:t>
      </w:r>
    </w:p>
    <w:p w14:paraId="4297F636" w14:textId="77777777" w:rsidR="002D62BF" w:rsidRDefault="00000000">
      <w:pPr>
        <w:pBdr>
          <w:top w:val="nil"/>
          <w:left w:val="nil"/>
          <w:bottom w:val="nil"/>
          <w:right w:val="nil"/>
          <w:between w:val="nil"/>
        </w:pBdr>
        <w:tabs>
          <w:tab w:val="center" w:pos="1332"/>
          <w:tab w:val="center" w:pos="2520"/>
          <w:tab w:val="center" w:pos="3773"/>
          <w:tab w:val="center" w:pos="4681"/>
          <w:tab w:val="center" w:pos="6459"/>
          <w:tab w:val="center" w:pos="8863"/>
        </w:tabs>
        <w:ind w:left="1080"/>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t>merchant, passage, coral, apprentice, mosquitoes, navy</w:t>
      </w:r>
    </w:p>
    <w:p w14:paraId="5ACD41E5" w14:textId="77777777" w:rsidR="002D62BF" w:rsidRDefault="00000000">
      <w:pPr>
        <w:tabs>
          <w:tab w:val="center" w:pos="1332"/>
          <w:tab w:val="center" w:pos="2520"/>
          <w:tab w:val="center" w:pos="3773"/>
          <w:tab w:val="center" w:pos="4681"/>
          <w:tab w:val="center" w:pos="6459"/>
          <w:tab w:val="center" w:pos="8863"/>
        </w:tabs>
        <w:rPr>
          <w:rFonts w:ascii="Times New Roman" w:eastAsia="Times New Roman" w:hAnsi="Times New Roman" w:cs="Times New Roman"/>
          <w:b/>
          <w:i/>
          <w:sz w:val="28"/>
          <w:szCs w:val="28"/>
        </w:rPr>
      </w:pPr>
      <w:r>
        <w:rPr>
          <w:rFonts w:ascii="Times New Roman" w:eastAsia="Times New Roman" w:hAnsi="Times New Roman" w:cs="Times New Roman"/>
          <w:noProof/>
        </w:rPr>
        <w:drawing>
          <wp:inline distT="0" distB="0" distL="0" distR="0" wp14:anchorId="579D8810" wp14:editId="5179B00B">
            <wp:extent cx="6229956" cy="1098617"/>
            <wp:effectExtent l="0" t="0" r="0" b="0"/>
            <wp:docPr id="52" name="image18.png" descr="C:\Users\J. Enkhtsetseg\Desktop\khkj.png"/>
            <wp:cNvGraphicFramePr/>
            <a:graphic xmlns:a="http://schemas.openxmlformats.org/drawingml/2006/main">
              <a:graphicData uri="http://schemas.openxmlformats.org/drawingml/2006/picture">
                <pic:pic xmlns:pic="http://schemas.openxmlformats.org/drawingml/2006/picture">
                  <pic:nvPicPr>
                    <pic:cNvPr id="0" name="image18.png" descr="C:\Users\J. Enkhtsetseg\Desktop\khkj.png"/>
                    <pic:cNvPicPr preferRelativeResize="0"/>
                  </pic:nvPicPr>
                  <pic:blipFill>
                    <a:blip r:embed="rId30"/>
                    <a:srcRect l="151" t="55140" r="1209" b="1141"/>
                    <a:stretch>
                      <a:fillRect/>
                    </a:stretch>
                  </pic:blipFill>
                  <pic:spPr>
                    <a:xfrm>
                      <a:off x="0" y="0"/>
                      <a:ext cx="6229956" cy="1098617"/>
                    </a:xfrm>
                    <a:prstGeom prst="rect">
                      <a:avLst/>
                    </a:prstGeom>
                    <a:ln/>
                  </pic:spPr>
                </pic:pic>
              </a:graphicData>
            </a:graphic>
          </wp:inline>
        </w:drawing>
      </w:r>
    </w:p>
    <w:p w14:paraId="0F65C496" w14:textId="77777777" w:rsidR="002D62BF" w:rsidRDefault="00000000">
      <w:pPr>
        <w:numPr>
          <w:ilvl w:val="0"/>
          <w:numId w:val="1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Turn statements into Reported speech. /5 points/</w:t>
      </w:r>
    </w:p>
    <w:p w14:paraId="4E337287" w14:textId="77777777" w:rsidR="002D62BF" w:rsidRDefault="00000000">
      <w:pPr>
        <w:widowControl w:val="0"/>
        <w:numPr>
          <w:ilvl w:val="1"/>
          <w:numId w:val="39"/>
        </w:numPr>
        <w:pBdr>
          <w:top w:val="nil"/>
          <w:left w:val="nil"/>
          <w:bottom w:val="nil"/>
          <w:right w:val="nil"/>
          <w:between w:val="nil"/>
        </w:pBdr>
        <w:tabs>
          <w:tab w:val="left" w:pos="1179"/>
        </w:tabs>
        <w:spacing w:after="0"/>
        <w:ind w:left="851" w:hanging="87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Mr. Roberts: “The bride is wearing a beautiful wedding dress.”</w:t>
      </w:r>
    </w:p>
    <w:p w14:paraId="26BD7C30" w14:textId="77777777" w:rsidR="002D62BF" w:rsidRDefault="00000000">
      <w:pPr>
        <w:widowControl w:val="0"/>
        <w:pBdr>
          <w:top w:val="nil"/>
          <w:left w:val="nil"/>
          <w:bottom w:val="nil"/>
          <w:right w:val="nil"/>
          <w:between w:val="nil"/>
        </w:pBdr>
        <w:spacing w:after="0"/>
        <w:ind w:left="851" w:hanging="87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4E51FA6E" w14:textId="77777777" w:rsidR="002D62BF" w:rsidRDefault="00000000">
      <w:pPr>
        <w:widowControl w:val="0"/>
        <w:numPr>
          <w:ilvl w:val="1"/>
          <w:numId w:val="39"/>
        </w:numPr>
        <w:pBdr>
          <w:top w:val="nil"/>
          <w:left w:val="nil"/>
          <w:bottom w:val="nil"/>
          <w:right w:val="nil"/>
          <w:between w:val="nil"/>
        </w:pBdr>
        <w:tabs>
          <w:tab w:val="left" w:pos="1239"/>
        </w:tabs>
        <w:spacing w:after="0"/>
        <w:ind w:left="851" w:hanging="87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She said “We didn’t see everything”</w:t>
      </w:r>
    </w:p>
    <w:p w14:paraId="3A012242" w14:textId="77777777" w:rsidR="002D62BF" w:rsidRDefault="00000000">
      <w:pPr>
        <w:spacing w:after="0"/>
        <w:ind w:left="-22"/>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88BFEB7" w14:textId="77777777" w:rsidR="002D62BF" w:rsidRDefault="00000000">
      <w:pPr>
        <w:widowControl w:val="0"/>
        <w:numPr>
          <w:ilvl w:val="1"/>
          <w:numId w:val="39"/>
        </w:numPr>
        <w:pBdr>
          <w:top w:val="nil"/>
          <w:left w:val="nil"/>
          <w:bottom w:val="nil"/>
          <w:right w:val="nil"/>
          <w:between w:val="nil"/>
        </w:pBdr>
        <w:tabs>
          <w:tab w:val="left" w:pos="1179"/>
        </w:tabs>
        <w:spacing w:after="0"/>
        <w:ind w:left="851" w:hanging="873"/>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Mr. Brown said, “I don’t drive a car in the rush hour.”</w:t>
      </w:r>
    </w:p>
    <w:p w14:paraId="0DB789ED" w14:textId="77777777" w:rsidR="002D62BF" w:rsidRDefault="00000000">
      <w:pPr>
        <w:widowControl w:val="0"/>
        <w:pBdr>
          <w:top w:val="nil"/>
          <w:left w:val="nil"/>
          <w:bottom w:val="nil"/>
          <w:right w:val="nil"/>
          <w:between w:val="nil"/>
        </w:pBdr>
        <w:spacing w:after="0"/>
        <w:ind w:left="85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14:paraId="5532FB99" w14:textId="77777777" w:rsidR="002D62BF" w:rsidRDefault="00000000">
      <w:pPr>
        <w:widowControl w:val="0"/>
        <w:numPr>
          <w:ilvl w:val="1"/>
          <w:numId w:val="39"/>
        </w:numPr>
        <w:pBdr>
          <w:top w:val="nil"/>
          <w:left w:val="nil"/>
          <w:bottom w:val="nil"/>
          <w:right w:val="nil"/>
          <w:between w:val="nil"/>
        </w:pBdr>
        <w:tabs>
          <w:tab w:val="left" w:pos="1179"/>
        </w:tabs>
        <w:spacing w:after="0"/>
        <w:ind w:left="851" w:hanging="873"/>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Mrs.Jones</w:t>
      </w:r>
      <w:proofErr w:type="spellEnd"/>
      <w:r>
        <w:rPr>
          <w:rFonts w:ascii="Times New Roman" w:eastAsia="Times New Roman" w:hAnsi="Times New Roman" w:cs="Times New Roman"/>
          <w:color w:val="000000"/>
          <w:sz w:val="28"/>
          <w:szCs w:val="28"/>
        </w:rPr>
        <w:t>: “The bride and the groom are very nice young people.”</w:t>
      </w:r>
    </w:p>
    <w:p w14:paraId="1FEB06C2" w14:textId="77777777" w:rsidR="002D62BF" w:rsidRDefault="00000000">
      <w:pPr>
        <w:widowControl w:val="0"/>
        <w:pBdr>
          <w:top w:val="nil"/>
          <w:left w:val="nil"/>
          <w:bottom w:val="nil"/>
          <w:right w:val="nil"/>
          <w:between w:val="nil"/>
        </w:pBdr>
        <w:spacing w:after="0"/>
        <w:ind w:left="85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
    <w:p w14:paraId="166F02B7" w14:textId="77777777" w:rsidR="002D62BF" w:rsidRDefault="00000000">
      <w:pPr>
        <w:widowControl w:val="0"/>
        <w:numPr>
          <w:ilvl w:val="1"/>
          <w:numId w:val="39"/>
        </w:numPr>
        <w:pBdr>
          <w:top w:val="nil"/>
          <w:left w:val="nil"/>
          <w:bottom w:val="nil"/>
          <w:right w:val="nil"/>
          <w:between w:val="nil"/>
        </w:pBdr>
        <w:spacing w:after="0"/>
        <w:ind w:left="851" w:hanging="85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He always says “I’m rich”</w:t>
      </w:r>
    </w:p>
    <w:p w14:paraId="3BC7EFD6" w14:textId="77777777" w:rsidR="002D62BF" w:rsidRDefault="00000000">
      <w:pPr>
        <w:pBdr>
          <w:top w:val="nil"/>
          <w:left w:val="nil"/>
          <w:bottom w:val="nil"/>
          <w:right w:val="nil"/>
          <w:between w:val="nil"/>
        </w:pBdr>
        <w:spacing w:after="0" w:line="240" w:lineRule="auto"/>
        <w:ind w:left="851"/>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0048B7EB" w14:textId="77777777" w:rsidR="002D62BF" w:rsidRDefault="00000000">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TOTAL- 16 POINTS        GOOD LUCK</w:t>
      </w:r>
      <w:r>
        <w:rPr>
          <w:rFonts w:ascii="Wingdings" w:eastAsia="Wingdings" w:hAnsi="Wingdings" w:cs="Wingdings"/>
          <w:b/>
          <w:color w:val="000000"/>
          <w:sz w:val="28"/>
          <w:szCs w:val="28"/>
        </w:rPr>
        <w:t>☺☺☺</w:t>
      </w:r>
    </w:p>
    <w:p w14:paraId="00C45751" w14:textId="77777777" w:rsidR="002D62BF" w:rsidRDefault="002D62BF">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p>
    <w:p w14:paraId="07566099" w14:textId="77777777" w:rsidR="002D62BF" w:rsidRDefault="00000000">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KEY TO UNIT 9</w:t>
      </w:r>
    </w:p>
    <w:p w14:paraId="17C488D7" w14:textId="77777777" w:rsidR="002D62BF" w:rsidRDefault="00000000">
      <w:pPr>
        <w:pBdr>
          <w:top w:val="nil"/>
          <w:left w:val="nil"/>
          <w:bottom w:val="nil"/>
          <w:right w:val="nil"/>
          <w:between w:val="nil"/>
        </w:pBdr>
        <w:spacing w:after="0"/>
        <w:ind w:left="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 VERSION</w:t>
      </w:r>
    </w:p>
    <w:p w14:paraId="69C26231"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I. Match the words to their meanings /4 points/</w:t>
      </w:r>
    </w:p>
    <w:p w14:paraId="613DD395" w14:textId="77777777" w:rsidR="002D62BF" w:rsidRDefault="00000000">
      <w:pPr>
        <w:spacing w:after="0"/>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1b, 2a, 3d, 4c</w:t>
      </w:r>
    </w:p>
    <w:p w14:paraId="1BEAD68B" w14:textId="77777777" w:rsidR="002D62BF" w:rsidRDefault="00000000">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 Sort the vocabulary into the appropriate columns /4 points/</w:t>
      </w:r>
    </w:p>
    <w:p w14:paraId="1B355D0D" w14:textId="77777777" w:rsidR="002D62BF" w:rsidRDefault="00000000">
      <w:pPr>
        <w:tabs>
          <w:tab w:val="center" w:pos="1332"/>
          <w:tab w:val="center" w:pos="2520"/>
          <w:tab w:val="center" w:pos="3773"/>
          <w:tab w:val="center" w:pos="4681"/>
          <w:tab w:val="center" w:pos="6459"/>
          <w:tab w:val="center" w:pos="8863"/>
        </w:tabs>
        <w:spacing w:after="4"/>
        <w:ind w:left="360"/>
        <w:jc w:val="center"/>
        <w:rPr>
          <w:rFonts w:ascii="Times New Roman" w:eastAsia="Times New Roman" w:hAnsi="Times New Roman" w:cs="Times New Roman"/>
        </w:rPr>
      </w:pPr>
      <w:proofErr w:type="gramStart"/>
      <w:r>
        <w:rPr>
          <w:rFonts w:ascii="Times New Roman" w:eastAsia="Times New Roman" w:hAnsi="Times New Roman" w:cs="Times New Roman"/>
          <w:b/>
          <w:sz w:val="28"/>
          <w:szCs w:val="28"/>
        </w:rPr>
        <w:t xml:space="preserve">PEOPLE  </w:t>
      </w:r>
      <w:r>
        <w:rPr>
          <w:rFonts w:ascii="Times New Roman" w:eastAsia="Times New Roman" w:hAnsi="Times New Roman" w:cs="Times New Roman"/>
          <w:b/>
          <w:sz w:val="28"/>
          <w:szCs w:val="28"/>
        </w:rPr>
        <w:tab/>
      </w:r>
      <w:proofErr w:type="gramEnd"/>
      <w:r>
        <w:rPr>
          <w:rFonts w:ascii="Times New Roman" w:eastAsia="Times New Roman" w:hAnsi="Times New Roman" w:cs="Times New Roman"/>
          <w:b/>
          <w:sz w:val="28"/>
          <w:szCs w:val="28"/>
        </w:rPr>
        <w:t xml:space="preserve">                                         NOUNS </w:t>
      </w:r>
      <w:r>
        <w:rPr>
          <w:rFonts w:ascii="Times New Roman" w:eastAsia="Times New Roman" w:hAnsi="Times New Roman" w:cs="Times New Roman"/>
          <w:b/>
          <w:sz w:val="28"/>
          <w:szCs w:val="28"/>
        </w:rPr>
        <w:tab/>
        <w:t xml:space="preserve"> </w:t>
      </w:r>
      <w:r>
        <w:rPr>
          <w:rFonts w:ascii="Times New Roman" w:eastAsia="Times New Roman" w:hAnsi="Times New Roman" w:cs="Times New Roman"/>
          <w:b/>
          <w:sz w:val="28"/>
          <w:szCs w:val="28"/>
        </w:rPr>
        <w:tab/>
      </w:r>
      <w:r>
        <w:rPr>
          <w:rFonts w:ascii="Times New Roman" w:eastAsia="Times New Roman" w:hAnsi="Times New Roman" w:cs="Times New Roman"/>
          <w:b/>
        </w:rPr>
        <w:t xml:space="preserve"> </w:t>
      </w:r>
    </w:p>
    <w:p w14:paraId="693F8B4B"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spacing w:after="0"/>
        <w:ind w:hanging="1669"/>
        <w:rPr>
          <w:rFonts w:ascii="Times New Roman" w:eastAsia="Times New Roman" w:hAnsi="Times New Roman" w:cs="Times New Roman"/>
          <w:color w:val="000000"/>
        </w:rPr>
      </w:pPr>
      <w:r>
        <w:rPr>
          <w:rFonts w:ascii="Times New Roman" w:eastAsia="Times New Roman" w:hAnsi="Times New Roman" w:cs="Times New Roman"/>
          <w:i/>
          <w:color w:val="000000"/>
          <w:sz w:val="28"/>
          <w:szCs w:val="28"/>
        </w:rPr>
        <w:t>an astronaut                                         dynasty</w:t>
      </w:r>
      <w:r>
        <w:rPr>
          <w:rFonts w:ascii="Times New Roman" w:eastAsia="Times New Roman" w:hAnsi="Times New Roman" w:cs="Times New Roman"/>
          <w:i/>
          <w:color w:val="000000"/>
          <w:sz w:val="28"/>
          <w:szCs w:val="28"/>
        </w:rPr>
        <w:tab/>
        <w:t xml:space="preserve">             </w:t>
      </w:r>
    </w:p>
    <w:p w14:paraId="45CFB8B4"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spacing w:after="0"/>
        <w:ind w:hanging="1669"/>
        <w:rPr>
          <w:rFonts w:ascii="Times New Roman" w:eastAsia="Times New Roman" w:hAnsi="Times New Roman" w:cs="Times New Roman"/>
          <w:color w:val="000000"/>
        </w:rPr>
      </w:pPr>
      <w:r>
        <w:rPr>
          <w:rFonts w:ascii="Times New Roman" w:eastAsia="Times New Roman" w:hAnsi="Times New Roman" w:cs="Times New Roman"/>
          <w:i/>
          <w:color w:val="000000"/>
          <w:sz w:val="28"/>
          <w:szCs w:val="28"/>
        </w:rPr>
        <w:t xml:space="preserve">merchant                                            expedition        </w:t>
      </w:r>
    </w:p>
    <w:p w14:paraId="4CED9FEA"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spacing w:after="0"/>
        <w:ind w:hanging="1669"/>
        <w:rPr>
          <w:rFonts w:ascii="Times New Roman" w:eastAsia="Times New Roman" w:hAnsi="Times New Roman" w:cs="Times New Roman"/>
          <w:color w:val="000000"/>
        </w:rPr>
      </w:pPr>
      <w:r>
        <w:rPr>
          <w:rFonts w:ascii="Times New Roman" w:eastAsia="Times New Roman" w:hAnsi="Times New Roman" w:cs="Times New Roman"/>
          <w:i/>
          <w:color w:val="000000"/>
          <w:sz w:val="28"/>
          <w:szCs w:val="28"/>
        </w:rPr>
        <w:t xml:space="preserve">navy                                                        nobles        </w:t>
      </w:r>
    </w:p>
    <w:p w14:paraId="531CBBA2"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spacing w:after="0"/>
        <w:ind w:hanging="1669"/>
        <w:rPr>
          <w:rFonts w:ascii="Times New Roman" w:eastAsia="Times New Roman" w:hAnsi="Times New Roman" w:cs="Times New Roman"/>
          <w:color w:val="000000"/>
        </w:rPr>
      </w:pPr>
      <w:r>
        <w:rPr>
          <w:rFonts w:ascii="Times New Roman" w:eastAsia="Times New Roman" w:hAnsi="Times New Roman" w:cs="Times New Roman"/>
          <w:i/>
          <w:color w:val="000000"/>
          <w:sz w:val="28"/>
          <w:szCs w:val="28"/>
        </w:rPr>
        <w:t>travelers</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i/>
          <w:color w:val="000000"/>
          <w:sz w:val="28"/>
          <w:szCs w:val="28"/>
        </w:rPr>
        <w:t xml:space="preserve">trade route       </w:t>
      </w:r>
      <w:r>
        <w:rPr>
          <w:rFonts w:ascii="Times New Roman" w:eastAsia="Times New Roman" w:hAnsi="Times New Roman" w:cs="Times New Roman"/>
          <w:b/>
          <w:color w:val="000000"/>
          <w:sz w:val="28"/>
          <w:szCs w:val="28"/>
        </w:rPr>
        <w:t xml:space="preserve">        </w:t>
      </w:r>
    </w:p>
    <w:p w14:paraId="105717B6" w14:textId="77777777" w:rsidR="002D62BF" w:rsidRDefault="00000000">
      <w:pPr>
        <w:numPr>
          <w:ilvl w:val="0"/>
          <w:numId w:val="50"/>
        </w:numPr>
        <w:pBdr>
          <w:top w:val="nil"/>
          <w:left w:val="nil"/>
          <w:bottom w:val="nil"/>
          <w:right w:val="nil"/>
          <w:between w:val="nil"/>
        </w:pBdr>
        <w:tabs>
          <w:tab w:val="center" w:pos="2520"/>
          <w:tab w:val="center" w:pos="3773"/>
          <w:tab w:val="center" w:pos="4681"/>
          <w:tab w:val="center" w:pos="6459"/>
          <w:tab w:val="center" w:pos="8863"/>
        </w:tabs>
        <w:spacing w:after="0"/>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Fill in the missing words /3 points/</w:t>
      </w:r>
    </w:p>
    <w:p w14:paraId="78355D22" w14:textId="77777777" w:rsidR="002D62BF" w:rsidRDefault="00000000">
      <w:pPr>
        <w:pBdr>
          <w:top w:val="nil"/>
          <w:left w:val="nil"/>
          <w:bottom w:val="nil"/>
          <w:right w:val="nil"/>
          <w:between w:val="nil"/>
        </w:pBdr>
        <w:tabs>
          <w:tab w:val="center" w:pos="1332"/>
          <w:tab w:val="center" w:pos="2520"/>
          <w:tab w:val="center" w:pos="3773"/>
          <w:tab w:val="center" w:pos="4681"/>
          <w:tab w:val="center" w:pos="6459"/>
          <w:tab w:val="center" w:pos="8863"/>
        </w:tabs>
        <w:spacing w:after="0"/>
        <w:ind w:left="1080"/>
        <w:rPr>
          <w:rFonts w:ascii="Times New Roman" w:eastAsia="Times New Roman" w:hAnsi="Times New Roman" w:cs="Times New Roman"/>
          <w:b/>
          <w:i/>
          <w:color w:val="000000"/>
          <w:sz w:val="28"/>
          <w:szCs w:val="28"/>
        </w:rPr>
      </w:pPr>
      <w:r>
        <w:rPr>
          <w:rFonts w:ascii="Times New Roman" w:eastAsia="Times New Roman" w:hAnsi="Times New Roman" w:cs="Times New Roman"/>
          <w:b/>
          <w:i/>
          <w:color w:val="000000"/>
          <w:sz w:val="28"/>
          <w:szCs w:val="28"/>
        </w:rPr>
        <w:t>1. apprentice, 2. coral, 3. passage</w:t>
      </w:r>
    </w:p>
    <w:p w14:paraId="3242CE26" w14:textId="77777777" w:rsidR="002D62BF" w:rsidRDefault="00000000">
      <w:pPr>
        <w:numPr>
          <w:ilvl w:val="0"/>
          <w:numId w:val="50"/>
        </w:numPr>
        <w:pBdr>
          <w:top w:val="nil"/>
          <w:left w:val="nil"/>
          <w:bottom w:val="nil"/>
          <w:right w:val="nil"/>
          <w:between w:val="nil"/>
        </w:pBdr>
        <w:spacing w:after="0"/>
        <w:ind w:left="709"/>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Turn statements into Reported speech. /5 points/</w:t>
      </w:r>
    </w:p>
    <w:p w14:paraId="47EB57C1" w14:textId="77777777" w:rsidR="002D62BF" w:rsidRDefault="00000000">
      <w:pPr>
        <w:widowControl w:val="0"/>
        <w:numPr>
          <w:ilvl w:val="0"/>
          <w:numId w:val="45"/>
        </w:numPr>
        <w:pBdr>
          <w:top w:val="nil"/>
          <w:left w:val="nil"/>
          <w:bottom w:val="nil"/>
          <w:right w:val="nil"/>
          <w:between w:val="nil"/>
        </w:pBdr>
        <w:tabs>
          <w:tab w:val="left" w:pos="1239"/>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John said that he had seen that movie on Wednesday.</w:t>
      </w:r>
    </w:p>
    <w:p w14:paraId="2A9259B0" w14:textId="77777777" w:rsidR="002D62BF" w:rsidRDefault="00000000">
      <w:pPr>
        <w:widowControl w:val="0"/>
        <w:numPr>
          <w:ilvl w:val="0"/>
          <w:numId w:val="45"/>
        </w:numPr>
        <w:pBdr>
          <w:top w:val="nil"/>
          <w:left w:val="nil"/>
          <w:bottom w:val="nil"/>
          <w:right w:val="nil"/>
          <w:between w:val="nil"/>
        </w:pBdr>
        <w:tabs>
          <w:tab w:val="left" w:pos="1239"/>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George said that he had finished studying his lesson.</w:t>
      </w:r>
    </w:p>
    <w:p w14:paraId="4B876EDB" w14:textId="77777777" w:rsidR="002D62BF" w:rsidRDefault="00000000">
      <w:pPr>
        <w:widowControl w:val="0"/>
        <w:numPr>
          <w:ilvl w:val="0"/>
          <w:numId w:val="45"/>
        </w:numPr>
        <w:pBdr>
          <w:top w:val="nil"/>
          <w:left w:val="nil"/>
          <w:bottom w:val="nil"/>
          <w:right w:val="nil"/>
          <w:between w:val="nil"/>
        </w:pBdr>
        <w:tabs>
          <w:tab w:val="left" w:pos="1239"/>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Mr. Smith said that he would refuse their offer.</w:t>
      </w:r>
    </w:p>
    <w:p w14:paraId="25B4B10F" w14:textId="77777777" w:rsidR="002D62BF" w:rsidRDefault="00000000">
      <w:pPr>
        <w:numPr>
          <w:ilvl w:val="0"/>
          <w:numId w:val="4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Mary says that John speaks English well.</w:t>
      </w:r>
    </w:p>
    <w:p w14:paraId="1FF95CB3" w14:textId="77777777" w:rsidR="002D62BF" w:rsidRDefault="00000000">
      <w:pPr>
        <w:widowControl w:val="0"/>
        <w:numPr>
          <w:ilvl w:val="0"/>
          <w:numId w:val="45"/>
        </w:numPr>
        <w:pBdr>
          <w:top w:val="nil"/>
          <w:left w:val="nil"/>
          <w:bottom w:val="nil"/>
          <w:right w:val="nil"/>
          <w:between w:val="nil"/>
        </w:pBdr>
        <w:tabs>
          <w:tab w:val="left" w:pos="1179"/>
        </w:tabs>
        <w:spacing w:after="0"/>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Mrs.Jones</w:t>
      </w:r>
      <w:proofErr w:type="spellEnd"/>
      <w:r>
        <w:rPr>
          <w:rFonts w:ascii="Times New Roman" w:eastAsia="Times New Roman" w:hAnsi="Times New Roman" w:cs="Times New Roman"/>
          <w:color w:val="000000"/>
          <w:sz w:val="28"/>
          <w:szCs w:val="28"/>
        </w:rPr>
        <w:t xml:space="preserve"> said that the bride and the groom were very nice young people.</w:t>
      </w:r>
    </w:p>
    <w:p w14:paraId="3C66071C" w14:textId="77777777" w:rsidR="002D62BF" w:rsidRDefault="002D62BF">
      <w:pPr>
        <w:spacing w:after="0"/>
        <w:jc w:val="center"/>
        <w:rPr>
          <w:rFonts w:ascii="Times New Roman" w:eastAsia="Times New Roman" w:hAnsi="Times New Roman" w:cs="Times New Roman"/>
          <w:b/>
          <w:color w:val="0070C0"/>
          <w:sz w:val="28"/>
          <w:szCs w:val="28"/>
        </w:rPr>
      </w:pPr>
    </w:p>
    <w:p w14:paraId="312B8CF9" w14:textId="77777777" w:rsidR="002D62BF" w:rsidRDefault="00000000">
      <w:pPr>
        <w:spacing w:after="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B version</w:t>
      </w:r>
    </w:p>
    <w:p w14:paraId="6ECBF117" w14:textId="77777777" w:rsidR="002D62BF" w:rsidRDefault="002D62BF">
      <w:pPr>
        <w:spacing w:after="0"/>
        <w:jc w:val="center"/>
        <w:rPr>
          <w:rFonts w:ascii="Times New Roman" w:eastAsia="Times New Roman" w:hAnsi="Times New Roman" w:cs="Times New Roman"/>
          <w:b/>
          <w:color w:val="0070C0"/>
          <w:sz w:val="28"/>
          <w:szCs w:val="28"/>
        </w:rPr>
      </w:pPr>
    </w:p>
    <w:p w14:paraId="20ECE7E2" w14:textId="77777777" w:rsidR="002D62BF" w:rsidRDefault="00000000">
      <w:pPr>
        <w:numPr>
          <w:ilvl w:val="0"/>
          <w:numId w:val="4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words to their explanations /4 points/</w:t>
      </w:r>
    </w:p>
    <w:p w14:paraId="3B888B90" w14:textId="77777777" w:rsidR="002D62BF" w:rsidRDefault="00000000">
      <w:pPr>
        <w:pBdr>
          <w:top w:val="nil"/>
          <w:left w:val="nil"/>
          <w:bottom w:val="nil"/>
          <w:right w:val="nil"/>
          <w:between w:val="nil"/>
        </w:pBdr>
        <w:spacing w:after="0"/>
        <w:ind w:left="108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1d, 2a, 3b, 4c</w:t>
      </w:r>
    </w:p>
    <w:p w14:paraId="005EF194" w14:textId="77777777" w:rsidR="002D62BF" w:rsidRDefault="00000000">
      <w:pPr>
        <w:numPr>
          <w:ilvl w:val="0"/>
          <w:numId w:val="4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Sort the vocabulary into the appropriate columns /4 points/</w:t>
      </w:r>
    </w:p>
    <w:p w14:paraId="55665B35" w14:textId="77777777" w:rsidR="002D62BF" w:rsidRDefault="00000000">
      <w:pPr>
        <w:tabs>
          <w:tab w:val="center" w:pos="1179"/>
          <w:tab w:val="center" w:pos="2520"/>
          <w:tab w:val="center" w:pos="3637"/>
          <w:tab w:val="center" w:pos="4681"/>
          <w:tab w:val="center" w:pos="5779"/>
          <w:tab w:val="center" w:pos="6842"/>
          <w:tab w:val="center" w:pos="7562"/>
          <w:tab w:val="right" w:pos="9783"/>
        </w:tabs>
        <w:spacing w:after="4"/>
        <w:ind w:left="360"/>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i/>
          <w:sz w:val="28"/>
          <w:szCs w:val="28"/>
        </w:rPr>
        <w:t xml:space="preserve"> </w:t>
      </w:r>
      <w:r>
        <w:rPr>
          <w:rFonts w:ascii="Times New Roman" w:eastAsia="Times New Roman" w:hAnsi="Times New Roman" w:cs="Times New Roman"/>
          <w:b/>
          <w:sz w:val="28"/>
          <w:szCs w:val="28"/>
        </w:rPr>
        <w:t xml:space="preserve">           </w:t>
      </w:r>
      <w:proofErr w:type="gramStart"/>
      <w:r>
        <w:rPr>
          <w:rFonts w:ascii="Times New Roman" w:eastAsia="Times New Roman" w:hAnsi="Times New Roman" w:cs="Times New Roman"/>
          <w:b/>
          <w:sz w:val="28"/>
          <w:szCs w:val="28"/>
        </w:rPr>
        <w:t xml:space="preserve">ADJECTIVES  </w:t>
      </w:r>
      <w:r>
        <w:rPr>
          <w:rFonts w:ascii="Times New Roman" w:eastAsia="Times New Roman" w:hAnsi="Times New Roman" w:cs="Times New Roman"/>
          <w:b/>
          <w:sz w:val="28"/>
          <w:szCs w:val="28"/>
        </w:rPr>
        <w:tab/>
      </w:r>
      <w:proofErr w:type="gramEnd"/>
      <w:r>
        <w:rPr>
          <w:rFonts w:ascii="Times New Roman" w:eastAsia="Times New Roman" w:hAnsi="Times New Roman" w:cs="Times New Roman"/>
          <w:b/>
          <w:sz w:val="28"/>
          <w:szCs w:val="28"/>
        </w:rPr>
        <w:t xml:space="preserve">                                         VERBS </w:t>
      </w:r>
      <w:r>
        <w:rPr>
          <w:rFonts w:ascii="Times New Roman" w:eastAsia="Times New Roman" w:hAnsi="Times New Roman" w:cs="Times New Roman"/>
          <w:b/>
          <w:sz w:val="28"/>
          <w:szCs w:val="28"/>
        </w:rPr>
        <w:tab/>
        <w:t xml:space="preserve"> </w:t>
      </w:r>
    </w:p>
    <w:p w14:paraId="52C5F30B"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spacing w:after="0"/>
        <w:ind w:hanging="1669"/>
        <w:rPr>
          <w:rFonts w:ascii="Times New Roman" w:eastAsia="Times New Roman" w:hAnsi="Times New Roman" w:cs="Times New Roman"/>
          <w:color w:val="000000"/>
        </w:rPr>
      </w:pPr>
      <w:proofErr w:type="gramStart"/>
      <w:r>
        <w:rPr>
          <w:rFonts w:ascii="Times New Roman" w:eastAsia="Times New Roman" w:hAnsi="Times New Roman" w:cs="Times New Roman"/>
          <w:i/>
          <w:color w:val="000000"/>
          <w:sz w:val="28"/>
          <w:szCs w:val="28"/>
        </w:rPr>
        <w:t xml:space="preserve">extreme,   </w:t>
      </w:r>
      <w:proofErr w:type="gramEnd"/>
      <w:r>
        <w:rPr>
          <w:rFonts w:ascii="Times New Roman" w:eastAsia="Times New Roman" w:hAnsi="Times New Roman" w:cs="Times New Roman"/>
          <w:i/>
          <w:color w:val="000000"/>
          <w:sz w:val="28"/>
          <w:szCs w:val="28"/>
        </w:rPr>
        <w:t xml:space="preserve">                                          to overcome hardship,   </w:t>
      </w:r>
      <w:r>
        <w:rPr>
          <w:rFonts w:ascii="Times New Roman" w:eastAsia="Times New Roman" w:hAnsi="Times New Roman" w:cs="Times New Roman"/>
          <w:i/>
          <w:color w:val="000000"/>
          <w:sz w:val="28"/>
          <w:szCs w:val="28"/>
        </w:rPr>
        <w:tab/>
      </w:r>
    </w:p>
    <w:p w14:paraId="0F09DFB7"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spacing w:after="0"/>
        <w:ind w:hanging="1669"/>
        <w:rPr>
          <w:rFonts w:ascii="Times New Roman" w:eastAsia="Times New Roman" w:hAnsi="Times New Roman" w:cs="Times New Roman"/>
          <w:color w:val="000000"/>
        </w:rPr>
      </w:pPr>
      <w:proofErr w:type="gramStart"/>
      <w:r>
        <w:rPr>
          <w:rFonts w:ascii="Times New Roman" w:eastAsia="Times New Roman" w:hAnsi="Times New Roman" w:cs="Times New Roman"/>
          <w:i/>
          <w:color w:val="000000"/>
          <w:sz w:val="28"/>
          <w:szCs w:val="28"/>
        </w:rPr>
        <w:t xml:space="preserve">tremendous,   </w:t>
      </w:r>
      <w:proofErr w:type="gramEnd"/>
      <w:r>
        <w:rPr>
          <w:rFonts w:ascii="Times New Roman" w:eastAsia="Times New Roman" w:hAnsi="Times New Roman" w:cs="Times New Roman"/>
          <w:i/>
          <w:color w:val="000000"/>
          <w:sz w:val="28"/>
          <w:szCs w:val="28"/>
        </w:rPr>
        <w:t xml:space="preserve">                                              to gain profit,  </w:t>
      </w:r>
    </w:p>
    <w:p w14:paraId="08D8267B"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spacing w:after="0"/>
        <w:ind w:hanging="1669"/>
        <w:rPr>
          <w:rFonts w:ascii="Times New Roman" w:eastAsia="Times New Roman" w:hAnsi="Times New Roman" w:cs="Times New Roman"/>
          <w:color w:val="000000"/>
        </w:rPr>
      </w:pPr>
      <w:proofErr w:type="gramStart"/>
      <w:r>
        <w:rPr>
          <w:rFonts w:ascii="Times New Roman" w:eastAsia="Times New Roman" w:hAnsi="Times New Roman" w:cs="Times New Roman"/>
          <w:i/>
          <w:color w:val="000000"/>
          <w:sz w:val="28"/>
          <w:szCs w:val="28"/>
        </w:rPr>
        <w:t xml:space="preserve">wonderful,   </w:t>
      </w:r>
      <w:proofErr w:type="gramEnd"/>
      <w:r>
        <w:rPr>
          <w:rFonts w:ascii="Times New Roman" w:eastAsia="Times New Roman" w:hAnsi="Times New Roman" w:cs="Times New Roman"/>
          <w:i/>
          <w:color w:val="000000"/>
          <w:sz w:val="28"/>
          <w:szCs w:val="28"/>
        </w:rPr>
        <w:t xml:space="preserve">                                                  to apprentice,  </w:t>
      </w:r>
    </w:p>
    <w:p w14:paraId="6748FC98" w14:textId="77777777" w:rsidR="002D62BF" w:rsidRDefault="00000000">
      <w:pPr>
        <w:numPr>
          <w:ilvl w:val="2"/>
          <w:numId w:val="15"/>
        </w:numPr>
        <w:pBdr>
          <w:top w:val="nil"/>
          <w:left w:val="nil"/>
          <w:bottom w:val="nil"/>
          <w:right w:val="nil"/>
          <w:between w:val="nil"/>
        </w:pBdr>
        <w:tabs>
          <w:tab w:val="center" w:pos="1332"/>
          <w:tab w:val="center" w:pos="3773"/>
          <w:tab w:val="center" w:pos="4681"/>
          <w:tab w:val="center" w:pos="6459"/>
          <w:tab w:val="center" w:pos="8863"/>
        </w:tabs>
        <w:spacing w:after="0"/>
        <w:ind w:hanging="1669"/>
        <w:rPr>
          <w:rFonts w:ascii="Times New Roman" w:eastAsia="Times New Roman" w:hAnsi="Times New Roman" w:cs="Times New Roman"/>
          <w:color w:val="000000"/>
        </w:rPr>
      </w:pPr>
      <w:proofErr w:type="gramStart"/>
      <w:r>
        <w:rPr>
          <w:rFonts w:ascii="Times New Roman" w:eastAsia="Times New Roman" w:hAnsi="Times New Roman" w:cs="Times New Roman"/>
          <w:i/>
          <w:color w:val="000000"/>
          <w:sz w:val="28"/>
          <w:szCs w:val="28"/>
        </w:rPr>
        <w:t xml:space="preserve">popular,   </w:t>
      </w:r>
      <w:proofErr w:type="gramEnd"/>
      <w:r>
        <w:rPr>
          <w:rFonts w:ascii="Times New Roman" w:eastAsia="Times New Roman" w:hAnsi="Times New Roman" w:cs="Times New Roman"/>
          <w:i/>
          <w:color w:val="000000"/>
          <w:sz w:val="28"/>
          <w:szCs w:val="28"/>
        </w:rPr>
        <w:t xml:space="preserve">                                                   to commemorate</w:t>
      </w:r>
    </w:p>
    <w:p w14:paraId="760F5118" w14:textId="77777777" w:rsidR="002D62BF" w:rsidRDefault="00000000">
      <w:pPr>
        <w:numPr>
          <w:ilvl w:val="0"/>
          <w:numId w:val="44"/>
        </w:numPr>
        <w:pBdr>
          <w:top w:val="nil"/>
          <w:left w:val="nil"/>
          <w:bottom w:val="nil"/>
          <w:right w:val="nil"/>
          <w:between w:val="nil"/>
        </w:pBdr>
        <w:tabs>
          <w:tab w:val="center" w:pos="1332"/>
          <w:tab w:val="center" w:pos="2520"/>
          <w:tab w:val="center" w:pos="3773"/>
          <w:tab w:val="center" w:pos="4681"/>
          <w:tab w:val="center" w:pos="6459"/>
          <w:tab w:val="center" w:pos="8863"/>
        </w:tabs>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Fill in the missing words /3 points/</w:t>
      </w:r>
    </w:p>
    <w:p w14:paraId="44A70BEA" w14:textId="77777777" w:rsidR="002D62BF" w:rsidRDefault="00000000">
      <w:pPr>
        <w:pBdr>
          <w:top w:val="nil"/>
          <w:left w:val="nil"/>
          <w:bottom w:val="nil"/>
          <w:right w:val="nil"/>
          <w:between w:val="nil"/>
        </w:pBdr>
        <w:tabs>
          <w:tab w:val="center" w:pos="1332"/>
          <w:tab w:val="center" w:pos="2520"/>
          <w:tab w:val="center" w:pos="3773"/>
          <w:tab w:val="center" w:pos="4681"/>
          <w:tab w:val="center" w:pos="6459"/>
          <w:tab w:val="center" w:pos="8863"/>
        </w:tabs>
        <w:spacing w:after="0"/>
        <w:ind w:left="1080"/>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1. mosquitoes 2. navy 3. merchant</w:t>
      </w:r>
    </w:p>
    <w:p w14:paraId="5780F622" w14:textId="77777777" w:rsidR="002D62BF" w:rsidRDefault="00000000">
      <w:pPr>
        <w:numPr>
          <w:ilvl w:val="0"/>
          <w:numId w:val="4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Turn statements into Reported speech. /5 points/</w:t>
      </w:r>
    </w:p>
    <w:p w14:paraId="096F664C" w14:textId="77777777" w:rsidR="002D62BF" w:rsidRDefault="00000000">
      <w:pPr>
        <w:widowControl w:val="0"/>
        <w:numPr>
          <w:ilvl w:val="1"/>
          <w:numId w:val="46"/>
        </w:numPr>
        <w:pBdr>
          <w:top w:val="nil"/>
          <w:left w:val="nil"/>
          <w:bottom w:val="nil"/>
          <w:right w:val="nil"/>
          <w:between w:val="nil"/>
        </w:pBdr>
        <w:tabs>
          <w:tab w:val="left" w:pos="1179"/>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Mr. Roberts said that the bride was wearing a beautiful wedding dress.</w:t>
      </w:r>
    </w:p>
    <w:p w14:paraId="11B43353" w14:textId="77777777" w:rsidR="002D62BF" w:rsidRDefault="00000000">
      <w:pPr>
        <w:widowControl w:val="0"/>
        <w:numPr>
          <w:ilvl w:val="1"/>
          <w:numId w:val="46"/>
        </w:numPr>
        <w:pBdr>
          <w:top w:val="nil"/>
          <w:left w:val="nil"/>
          <w:bottom w:val="nil"/>
          <w:right w:val="nil"/>
          <w:between w:val="nil"/>
        </w:pBdr>
        <w:tabs>
          <w:tab w:val="left" w:pos="1239"/>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She said that they hadn’t seen everything.</w:t>
      </w:r>
    </w:p>
    <w:p w14:paraId="4921B618" w14:textId="77777777" w:rsidR="002D62BF" w:rsidRDefault="00000000">
      <w:pPr>
        <w:widowControl w:val="0"/>
        <w:numPr>
          <w:ilvl w:val="1"/>
          <w:numId w:val="46"/>
        </w:numPr>
        <w:pBdr>
          <w:top w:val="nil"/>
          <w:left w:val="nil"/>
          <w:bottom w:val="nil"/>
          <w:right w:val="nil"/>
          <w:between w:val="nil"/>
        </w:pBdr>
        <w:tabs>
          <w:tab w:val="left" w:pos="1179"/>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Mr. Brown said that he didn’t drive a car in the rush hour.</w:t>
      </w:r>
    </w:p>
    <w:p w14:paraId="2D538060" w14:textId="77777777" w:rsidR="002D62BF" w:rsidRDefault="00000000">
      <w:pPr>
        <w:widowControl w:val="0"/>
        <w:numPr>
          <w:ilvl w:val="1"/>
          <w:numId w:val="46"/>
        </w:numPr>
        <w:pBdr>
          <w:top w:val="nil"/>
          <w:left w:val="nil"/>
          <w:bottom w:val="nil"/>
          <w:right w:val="nil"/>
          <w:between w:val="nil"/>
        </w:pBdr>
        <w:tabs>
          <w:tab w:val="left" w:pos="1179"/>
        </w:tabs>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Mrs. Jones said that the bride and the groom were very nice young people.”</w:t>
      </w:r>
    </w:p>
    <w:p w14:paraId="7770AB8D" w14:textId="77777777" w:rsidR="002D62BF" w:rsidRDefault="00000000">
      <w:pPr>
        <w:widowControl w:val="0"/>
        <w:numPr>
          <w:ilvl w:val="1"/>
          <w:numId w:val="4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He always says that he is rich</w:t>
      </w:r>
    </w:p>
    <w:p w14:paraId="387247C5" w14:textId="77777777" w:rsidR="002D62BF" w:rsidRDefault="002D62BF">
      <w:pPr>
        <w:widowControl w:val="0"/>
        <w:pBdr>
          <w:top w:val="nil"/>
          <w:left w:val="nil"/>
          <w:bottom w:val="nil"/>
          <w:right w:val="nil"/>
          <w:between w:val="nil"/>
        </w:pBdr>
        <w:spacing w:after="0"/>
        <w:ind w:left="1440"/>
        <w:rPr>
          <w:rFonts w:ascii="Times New Roman" w:eastAsia="Times New Roman" w:hAnsi="Times New Roman" w:cs="Times New Roman"/>
          <w:color w:val="000000"/>
          <w:sz w:val="28"/>
          <w:szCs w:val="28"/>
        </w:rPr>
      </w:pPr>
    </w:p>
    <w:p w14:paraId="13381AAC" w14:textId="77777777" w:rsidR="002D62BF" w:rsidRDefault="00000000">
      <w:pPr>
        <w:pBdr>
          <w:top w:val="nil"/>
          <w:left w:val="nil"/>
          <w:bottom w:val="nil"/>
          <w:right w:val="nil"/>
          <w:between w:val="nil"/>
        </w:pBdr>
        <w:spacing w:after="0"/>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lastRenderedPageBreak/>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exam for 10</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unit; “Wonders of Mongolia” </w:t>
      </w:r>
    </w:p>
    <w:p w14:paraId="6A64049C" w14:textId="77777777" w:rsidR="002D62BF" w:rsidRDefault="00000000">
      <w:pPr>
        <w:pBdr>
          <w:top w:val="nil"/>
          <w:left w:val="nil"/>
          <w:bottom w:val="nil"/>
          <w:right w:val="nil"/>
          <w:between w:val="nil"/>
        </w:pBdr>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A version</w:t>
      </w:r>
    </w:p>
    <w:p w14:paraId="1A11C37E" w14:textId="77777777" w:rsidR="002D62B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 Label the pictures /5 points/</w:t>
      </w:r>
    </w:p>
    <w:p w14:paraId="3685850D" w14:textId="77777777" w:rsidR="002D62BF" w:rsidRDefault="00000000">
      <w:pPr>
        <w:rPr>
          <w:rFonts w:ascii="Times New Roman" w:eastAsia="Times New Roman" w:hAnsi="Times New Roman" w:cs="Times New Roman"/>
          <w:i/>
          <w:sz w:val="27"/>
          <w:szCs w:val="27"/>
        </w:rPr>
      </w:pPr>
      <w:r>
        <w:rPr>
          <w:rFonts w:ascii="Times New Roman" w:eastAsia="Times New Roman" w:hAnsi="Times New Roman" w:cs="Times New Roman"/>
          <w:i/>
          <w:sz w:val="27"/>
          <w:szCs w:val="27"/>
        </w:rPr>
        <w:t xml:space="preserve">1. mountain forest steppe 2. </w:t>
      </w:r>
      <w:proofErr w:type="gramStart"/>
      <w:r>
        <w:rPr>
          <w:rFonts w:ascii="Times New Roman" w:eastAsia="Times New Roman" w:hAnsi="Times New Roman" w:cs="Times New Roman"/>
          <w:i/>
          <w:sz w:val="27"/>
          <w:szCs w:val="27"/>
        </w:rPr>
        <w:t>Gobi desert</w:t>
      </w:r>
      <w:proofErr w:type="gramEnd"/>
      <w:r>
        <w:rPr>
          <w:rFonts w:ascii="Times New Roman" w:eastAsia="Times New Roman" w:hAnsi="Times New Roman" w:cs="Times New Roman"/>
          <w:i/>
          <w:sz w:val="27"/>
          <w:szCs w:val="27"/>
        </w:rPr>
        <w:t xml:space="preserve"> zone 3. steppe zone 4. desert steppe zone 5. wetland zone</w:t>
      </w:r>
    </w:p>
    <w:p w14:paraId="3B4E1A1E" w14:textId="77777777" w:rsidR="002D62BF" w:rsidRDefault="00000000">
      <w:pPr>
        <w:pBdr>
          <w:top w:val="nil"/>
          <w:left w:val="nil"/>
          <w:bottom w:val="nil"/>
          <w:right w:val="nil"/>
          <w:between w:val="nil"/>
        </w:pBdr>
        <w:spacing w:after="0"/>
        <w:ind w:left="993"/>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446374DB" wp14:editId="3686CDC0">
            <wp:extent cx="1238991" cy="1002718"/>
            <wp:effectExtent l="0" t="0" r="0" b="0"/>
            <wp:docPr id="53" name="image10.jpg" descr="Tibet enacts laws to safeguard wetland protection - Chinadaily.com.cn"/>
            <wp:cNvGraphicFramePr/>
            <a:graphic xmlns:a="http://schemas.openxmlformats.org/drawingml/2006/main">
              <a:graphicData uri="http://schemas.openxmlformats.org/drawingml/2006/picture">
                <pic:pic xmlns:pic="http://schemas.openxmlformats.org/drawingml/2006/picture">
                  <pic:nvPicPr>
                    <pic:cNvPr id="0" name="image10.jpg" descr="Tibet enacts laws to safeguard wetland protection - Chinadaily.com.cn"/>
                    <pic:cNvPicPr preferRelativeResize="0"/>
                  </pic:nvPicPr>
                  <pic:blipFill>
                    <a:blip r:embed="rId32"/>
                    <a:srcRect l="21200" t="12562" r="18027"/>
                    <a:stretch>
                      <a:fillRect/>
                    </a:stretch>
                  </pic:blipFill>
                  <pic:spPr>
                    <a:xfrm>
                      <a:off x="0" y="0"/>
                      <a:ext cx="1238991" cy="1002718"/>
                    </a:xfrm>
                    <a:prstGeom prst="rect">
                      <a:avLst/>
                    </a:prstGeom>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6C901092" wp14:editId="6DD8985D">
            <wp:extent cx="1199289" cy="995890"/>
            <wp:effectExtent l="0" t="0" r="0" b="0"/>
            <wp:docPr id="54" name="image17.jpg" descr="Steppe Zone High Resolution Stock Photography and Images - Alamy"/>
            <wp:cNvGraphicFramePr/>
            <a:graphic xmlns:a="http://schemas.openxmlformats.org/drawingml/2006/main">
              <a:graphicData uri="http://schemas.openxmlformats.org/drawingml/2006/picture">
                <pic:pic xmlns:pic="http://schemas.openxmlformats.org/drawingml/2006/picture">
                  <pic:nvPicPr>
                    <pic:cNvPr id="0" name="image17.jpg" descr="Steppe Zone High Resolution Stock Photography and Images - Alamy"/>
                    <pic:cNvPicPr preferRelativeResize="0"/>
                  </pic:nvPicPr>
                  <pic:blipFill>
                    <a:blip r:embed="rId33"/>
                    <a:srcRect l="410" t="9550" r="48121" b="36250"/>
                    <a:stretch>
                      <a:fillRect/>
                    </a:stretch>
                  </pic:blipFill>
                  <pic:spPr>
                    <a:xfrm>
                      <a:off x="0" y="0"/>
                      <a:ext cx="1199289" cy="995890"/>
                    </a:xfrm>
                    <a:prstGeom prst="rect">
                      <a:avLst/>
                    </a:prstGeom>
                    <a:ln/>
                  </pic:spPr>
                </pic:pic>
              </a:graphicData>
            </a:graphic>
          </wp:inline>
        </w:drawing>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noProof/>
          <w:color w:val="000000"/>
          <w:sz w:val="28"/>
          <w:szCs w:val="28"/>
        </w:rPr>
        <w:drawing>
          <wp:inline distT="0" distB="0" distL="0" distR="0" wp14:anchorId="295A1435" wp14:editId="7FC608CC">
            <wp:extent cx="1128294" cy="1011929"/>
            <wp:effectExtent l="0" t="0" r="0" b="0"/>
            <wp:docPr id="55" name="image25.jpg" descr="Mountain Partnership: Forests"/>
            <wp:cNvGraphicFramePr/>
            <a:graphic xmlns:a="http://schemas.openxmlformats.org/drawingml/2006/main">
              <a:graphicData uri="http://schemas.openxmlformats.org/drawingml/2006/picture">
                <pic:pic xmlns:pic="http://schemas.openxmlformats.org/drawingml/2006/picture">
                  <pic:nvPicPr>
                    <pic:cNvPr id="0" name="image25.jpg" descr="Mountain Partnership: Forests"/>
                    <pic:cNvPicPr preferRelativeResize="0"/>
                  </pic:nvPicPr>
                  <pic:blipFill>
                    <a:blip r:embed="rId34"/>
                    <a:srcRect r="17619"/>
                    <a:stretch>
                      <a:fillRect/>
                    </a:stretch>
                  </pic:blipFill>
                  <pic:spPr>
                    <a:xfrm>
                      <a:off x="0" y="0"/>
                      <a:ext cx="1128294" cy="1011929"/>
                    </a:xfrm>
                    <a:prstGeom prst="rect">
                      <a:avLst/>
                    </a:prstGeom>
                    <a:ln/>
                  </pic:spPr>
                </pic:pic>
              </a:graphicData>
            </a:graphic>
          </wp:inline>
        </w:drawing>
      </w:r>
      <w:r>
        <w:rPr>
          <w:rFonts w:ascii="Times New Roman" w:eastAsia="Times New Roman" w:hAnsi="Times New Roman" w:cs="Times New Roman"/>
          <w:noProof/>
          <w:color w:val="000000"/>
          <w:sz w:val="28"/>
          <w:szCs w:val="28"/>
        </w:rPr>
        <w:drawing>
          <wp:inline distT="0" distB="0" distL="0" distR="0" wp14:anchorId="6B4C6840" wp14:editId="6D48600D">
            <wp:extent cx="1347544" cy="996482"/>
            <wp:effectExtent l="0" t="0" r="0" b="0"/>
            <wp:docPr id="56" name="image38.jpg" descr="Things to do in the Gobi Desert | cazenove+loyd"/>
            <wp:cNvGraphicFramePr/>
            <a:graphic xmlns:a="http://schemas.openxmlformats.org/drawingml/2006/main">
              <a:graphicData uri="http://schemas.openxmlformats.org/drawingml/2006/picture">
                <pic:pic xmlns:pic="http://schemas.openxmlformats.org/drawingml/2006/picture">
                  <pic:nvPicPr>
                    <pic:cNvPr id="0" name="image38.jpg" descr="Things to do in the Gobi Desert | cazenove+loyd"/>
                    <pic:cNvPicPr preferRelativeResize="0"/>
                  </pic:nvPicPr>
                  <pic:blipFill>
                    <a:blip r:embed="rId35"/>
                    <a:srcRect l="2284" t="16035" r="49243"/>
                    <a:stretch>
                      <a:fillRect/>
                    </a:stretch>
                  </pic:blipFill>
                  <pic:spPr>
                    <a:xfrm>
                      <a:off x="0" y="0"/>
                      <a:ext cx="1347544" cy="996482"/>
                    </a:xfrm>
                    <a:prstGeom prst="rect">
                      <a:avLst/>
                    </a:prstGeom>
                    <a:ln/>
                  </pic:spPr>
                </pic:pic>
              </a:graphicData>
            </a:graphic>
          </wp:inline>
        </w:drawing>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noProof/>
          <w:color w:val="000000"/>
          <w:sz w:val="28"/>
          <w:szCs w:val="28"/>
        </w:rPr>
        <w:drawing>
          <wp:inline distT="0" distB="0" distL="0" distR="0" wp14:anchorId="0C99B5DB" wp14:editId="7FE25205">
            <wp:extent cx="1153945" cy="984191"/>
            <wp:effectExtent l="0" t="0" r="0" b="0"/>
            <wp:docPr id="57" name="image28.jpg" descr="Ийм л сайхан эх орондоо Миний Монгол. Газрын диваажин миний унасан газар тал  нутаг мину. Монгол улсын зүүн хязгаар Дорнод айма… | Instagram, Instagram  posts, Image"/>
            <wp:cNvGraphicFramePr/>
            <a:graphic xmlns:a="http://schemas.openxmlformats.org/drawingml/2006/main">
              <a:graphicData uri="http://schemas.openxmlformats.org/drawingml/2006/picture">
                <pic:pic xmlns:pic="http://schemas.openxmlformats.org/drawingml/2006/picture">
                  <pic:nvPicPr>
                    <pic:cNvPr id="0" name="image28.jpg" descr="Ийм л сайхан эх орондоо Миний Монгол. Газрын диваажин миний унасан газар тал  нутаг мину. Монгол улсын зүүн хязгаар Дорнод айма… | Instagram, Instagram  posts, Image"/>
                    <pic:cNvPicPr preferRelativeResize="0"/>
                  </pic:nvPicPr>
                  <pic:blipFill>
                    <a:blip r:embed="rId36"/>
                    <a:srcRect t="47667" r="53981"/>
                    <a:stretch>
                      <a:fillRect/>
                    </a:stretch>
                  </pic:blipFill>
                  <pic:spPr>
                    <a:xfrm>
                      <a:off x="0" y="0"/>
                      <a:ext cx="1153945" cy="984191"/>
                    </a:xfrm>
                    <a:prstGeom prst="rect">
                      <a:avLst/>
                    </a:prstGeom>
                    <a:ln/>
                  </pic:spPr>
                </pic:pic>
              </a:graphicData>
            </a:graphic>
          </wp:inline>
        </w:drawing>
      </w:r>
    </w:p>
    <w:p w14:paraId="3E4CB4EF" w14:textId="77777777" w:rsidR="002D62BF" w:rsidRDefault="00000000">
      <w:pPr>
        <w:pBdr>
          <w:top w:val="nil"/>
          <w:left w:val="nil"/>
          <w:bottom w:val="nil"/>
          <w:right w:val="nil"/>
          <w:between w:val="nil"/>
        </w:pBdr>
        <w:ind w:left="993"/>
        <w:rPr>
          <w:rFonts w:ascii="Times New Roman" w:eastAsia="Times New Roman" w:hAnsi="Times New Roman" w:cs="Times New Roman"/>
          <w:i/>
          <w:color w:val="000000"/>
          <w:sz w:val="28"/>
          <w:szCs w:val="28"/>
        </w:rPr>
      </w:pPr>
      <w:r>
        <w:rPr>
          <w:rFonts w:ascii="Times New Roman" w:eastAsia="Times New Roman" w:hAnsi="Times New Roman" w:cs="Times New Roman"/>
          <w:color w:val="000000"/>
          <w:sz w:val="28"/>
          <w:szCs w:val="28"/>
        </w:rPr>
        <w:tab/>
        <w:t xml:space="preserve">        a                         b                          c                        d                            e</w:t>
      </w:r>
    </w:p>
    <w:p w14:paraId="1FC60BF8" w14:textId="77777777" w:rsidR="002D62B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II. Translate the given words /5 points/</w:t>
      </w:r>
    </w:p>
    <w:p w14:paraId="0BC5E617" w14:textId="77777777" w:rsidR="002D62BF" w:rsidRDefault="00000000">
      <w:pPr>
        <w:numPr>
          <w:ilvl w:val="0"/>
          <w:numId w:val="11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insect repellent</w:t>
      </w:r>
    </w:p>
    <w:p w14:paraId="4218AE49" w14:textId="77777777" w:rsidR="002D62BF" w:rsidRDefault="00000000">
      <w:pPr>
        <w:numPr>
          <w:ilvl w:val="0"/>
          <w:numId w:val="11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hiking boots</w:t>
      </w:r>
    </w:p>
    <w:p w14:paraId="47E30D9F" w14:textId="77777777" w:rsidR="002D62BF" w:rsidRDefault="00000000">
      <w:pPr>
        <w:numPr>
          <w:ilvl w:val="0"/>
          <w:numId w:val="11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compass</w:t>
      </w:r>
    </w:p>
    <w:p w14:paraId="6C8E6433" w14:textId="77777777" w:rsidR="002D62BF" w:rsidRDefault="00000000">
      <w:pPr>
        <w:numPr>
          <w:ilvl w:val="0"/>
          <w:numId w:val="116"/>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camcorder</w:t>
      </w:r>
    </w:p>
    <w:p w14:paraId="2DA6F7C2" w14:textId="77777777" w:rsidR="002D62BF" w:rsidRDefault="00000000">
      <w:pPr>
        <w:numPr>
          <w:ilvl w:val="0"/>
          <w:numId w:val="11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first-aid-kit</w:t>
      </w:r>
    </w:p>
    <w:p w14:paraId="797B916F" w14:textId="77777777" w:rsidR="002D62B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Match the new words to their meaning /5 points/</w:t>
      </w:r>
      <w:r>
        <w:rPr>
          <w:rFonts w:ascii="Times New Roman" w:eastAsia="Times New Roman" w:hAnsi="Times New Roman" w:cs="Times New Roman"/>
          <w:noProof/>
        </w:rPr>
        <w:drawing>
          <wp:inline distT="0" distB="0" distL="0" distR="0" wp14:anchorId="28718440" wp14:editId="25EB5D99">
            <wp:extent cx="5700115" cy="1066826"/>
            <wp:effectExtent l="0" t="0" r="0" b="0"/>
            <wp:docPr id="58" name="image7.png" descr="C:\Users\J. Enkhtsetseg\Desktop\fff.png"/>
            <wp:cNvGraphicFramePr/>
            <a:graphic xmlns:a="http://schemas.openxmlformats.org/drawingml/2006/main">
              <a:graphicData uri="http://schemas.openxmlformats.org/drawingml/2006/picture">
                <pic:pic xmlns:pic="http://schemas.openxmlformats.org/drawingml/2006/picture">
                  <pic:nvPicPr>
                    <pic:cNvPr id="0" name="image7.png" descr="C:\Users\J. Enkhtsetseg\Desktop\fff.png"/>
                    <pic:cNvPicPr preferRelativeResize="0"/>
                  </pic:nvPicPr>
                  <pic:blipFill>
                    <a:blip r:embed="rId37"/>
                    <a:srcRect/>
                    <a:stretch>
                      <a:fillRect/>
                    </a:stretch>
                  </pic:blipFill>
                  <pic:spPr>
                    <a:xfrm>
                      <a:off x="0" y="0"/>
                      <a:ext cx="5700115" cy="1066826"/>
                    </a:xfrm>
                    <a:prstGeom prst="rect">
                      <a:avLst/>
                    </a:prstGeom>
                    <a:ln/>
                  </pic:spPr>
                </pic:pic>
              </a:graphicData>
            </a:graphic>
          </wp:inline>
        </w:drawing>
      </w:r>
    </w:p>
    <w:p w14:paraId="148745DD" w14:textId="77777777" w:rsidR="002D62BF"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IV. Change the sentences into passive form /5 points/</w:t>
      </w:r>
    </w:p>
    <w:p w14:paraId="248FF08D" w14:textId="77777777" w:rsidR="002D62BF" w:rsidRDefault="00000000">
      <w:pPr>
        <w:numPr>
          <w:ilvl w:val="0"/>
          <w:numId w:val="43"/>
        </w:numPr>
        <w:pBdr>
          <w:top w:val="nil"/>
          <w:left w:val="nil"/>
          <w:bottom w:val="nil"/>
          <w:right w:val="nil"/>
          <w:between w:val="nil"/>
        </w:pBdr>
        <w:spacing w:after="0"/>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Those prisoners had robbed five banks.</w:t>
      </w:r>
    </w:p>
    <w:p w14:paraId="410C0CB7" w14:textId="77777777" w:rsidR="002D62BF" w:rsidRDefault="00000000">
      <w:pPr>
        <w:numPr>
          <w:ilvl w:val="0"/>
          <w:numId w:val="43"/>
        </w:numPr>
        <w:pBdr>
          <w:top w:val="nil"/>
          <w:left w:val="nil"/>
          <w:bottom w:val="nil"/>
          <w:right w:val="nil"/>
          <w:between w:val="nil"/>
        </w:pBdr>
        <w:spacing w:after="0"/>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Had Dr. Richard saved Silvia's life?</w:t>
      </w:r>
    </w:p>
    <w:p w14:paraId="0650AADD" w14:textId="77777777" w:rsidR="002D62BF" w:rsidRDefault="00000000">
      <w:pPr>
        <w:numPr>
          <w:ilvl w:val="0"/>
          <w:numId w:val="43"/>
        </w:numPr>
        <w:pBdr>
          <w:top w:val="nil"/>
          <w:left w:val="nil"/>
          <w:bottom w:val="nil"/>
          <w:right w:val="nil"/>
          <w:between w:val="nil"/>
        </w:pBdr>
        <w:spacing w:after="0"/>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The Americans hadn’t discovered another planet.</w:t>
      </w:r>
    </w:p>
    <w:p w14:paraId="5FB7A6B7" w14:textId="77777777" w:rsidR="002D62BF" w:rsidRDefault="00000000">
      <w:pPr>
        <w:numPr>
          <w:ilvl w:val="0"/>
          <w:numId w:val="43"/>
        </w:numPr>
        <w:pBdr>
          <w:top w:val="nil"/>
          <w:left w:val="nil"/>
          <w:bottom w:val="nil"/>
          <w:right w:val="nil"/>
          <w:between w:val="nil"/>
        </w:pBdr>
        <w:spacing w:after="0"/>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George has designed the plan of that villa</w:t>
      </w:r>
    </w:p>
    <w:p w14:paraId="2383B0CB" w14:textId="77777777" w:rsidR="002D62BF" w:rsidRDefault="00000000">
      <w:pPr>
        <w:numPr>
          <w:ilvl w:val="0"/>
          <w:numId w:val="43"/>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highlight w:val="white"/>
        </w:rPr>
        <w:t>Firefighters have put out the fire successfully.</w:t>
      </w:r>
    </w:p>
    <w:p w14:paraId="0E222E52" w14:textId="77777777" w:rsidR="002D62BF" w:rsidRDefault="00000000">
      <w:pPr>
        <w:numPr>
          <w:ilvl w:val="0"/>
          <w:numId w:val="4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Complete the sentences using as…as and so... as /5 points/</w:t>
      </w:r>
    </w:p>
    <w:p w14:paraId="5057B9B5"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i/>
          <w:color w:val="000000"/>
          <w:sz w:val="28"/>
          <w:szCs w:val="28"/>
        </w:rPr>
      </w:pPr>
      <w:r>
        <w:rPr>
          <w:rFonts w:ascii="Times New Roman" w:eastAsia="Times New Roman" w:hAnsi="Times New Roman" w:cs="Times New Roman"/>
          <w:color w:val="000000"/>
          <w:sz w:val="28"/>
          <w:szCs w:val="28"/>
        </w:rPr>
        <w:t xml:space="preserve">Mozart / Beethoven </w:t>
      </w:r>
      <w:r>
        <w:rPr>
          <w:rFonts w:ascii="Times New Roman" w:eastAsia="Times New Roman" w:hAnsi="Times New Roman" w:cs="Times New Roman"/>
          <w:i/>
          <w:color w:val="000000"/>
          <w:sz w:val="28"/>
          <w:szCs w:val="28"/>
        </w:rPr>
        <w:t>(famous)</w:t>
      </w:r>
      <w:proofErr w:type="gramStart"/>
      <w:r>
        <w:rPr>
          <w:rFonts w:ascii="Times New Roman" w:eastAsia="Times New Roman" w:hAnsi="Times New Roman" w:cs="Times New Roman"/>
          <w:i/>
          <w:color w:val="000000"/>
          <w:sz w:val="28"/>
          <w:szCs w:val="28"/>
        </w:rPr>
        <w:t>-  Mozart</w:t>
      </w:r>
      <w:proofErr w:type="gramEnd"/>
      <w:r>
        <w:rPr>
          <w:rFonts w:ascii="Times New Roman" w:eastAsia="Times New Roman" w:hAnsi="Times New Roman" w:cs="Times New Roman"/>
          <w:i/>
          <w:color w:val="000000"/>
          <w:sz w:val="28"/>
          <w:szCs w:val="28"/>
        </w:rPr>
        <w:t xml:space="preserve"> is as famous as Beethoven.</w:t>
      </w:r>
    </w:p>
    <w:p w14:paraId="507C3E41"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A church / a cathedral </w:t>
      </w:r>
      <w:r>
        <w:rPr>
          <w:rFonts w:ascii="Times New Roman" w:eastAsia="Times New Roman" w:hAnsi="Times New Roman" w:cs="Times New Roman"/>
          <w:i/>
          <w:color w:val="000000"/>
          <w:sz w:val="28"/>
          <w:szCs w:val="28"/>
        </w:rPr>
        <w:t>(not big)</w:t>
      </w:r>
      <w:proofErr w:type="gramStart"/>
      <w:r>
        <w:rPr>
          <w:rFonts w:ascii="Times New Roman" w:eastAsia="Times New Roman" w:hAnsi="Times New Roman" w:cs="Times New Roman"/>
          <w:i/>
          <w:color w:val="000000"/>
          <w:sz w:val="28"/>
          <w:szCs w:val="28"/>
        </w:rPr>
        <w:t>-  A</w:t>
      </w:r>
      <w:proofErr w:type="gramEnd"/>
      <w:r>
        <w:rPr>
          <w:rFonts w:ascii="Times New Roman" w:eastAsia="Times New Roman" w:hAnsi="Times New Roman" w:cs="Times New Roman"/>
          <w:i/>
          <w:color w:val="000000"/>
          <w:sz w:val="28"/>
          <w:szCs w:val="28"/>
        </w:rPr>
        <w:t xml:space="preserve"> church is not so big as a cathedral.</w:t>
      </w:r>
    </w:p>
    <w:p w14:paraId="496D13DC" w14:textId="77777777" w:rsidR="002D62BF" w:rsidRDefault="00000000">
      <w:pPr>
        <w:numPr>
          <w:ilvl w:val="0"/>
          <w:numId w:val="29"/>
        </w:numPr>
        <w:pBdr>
          <w:top w:val="nil"/>
          <w:left w:val="nil"/>
          <w:bottom w:val="nil"/>
          <w:right w:val="nil"/>
          <w:between w:val="nil"/>
        </w:pBdr>
        <w:spacing w:after="0" w:line="240" w:lineRule="auto"/>
        <w:ind w:left="1701" w:hanging="283"/>
        <w:rPr>
          <w:rFonts w:ascii="Times New Roman" w:eastAsia="Times New Roman" w:hAnsi="Times New Roman" w:cs="Times New Roman"/>
          <w:i/>
          <w:color w:val="000000"/>
          <w:sz w:val="28"/>
          <w:szCs w:val="28"/>
        </w:rPr>
      </w:pPr>
      <w:r>
        <w:rPr>
          <w:rFonts w:ascii="Times New Roman" w:eastAsia="Times New Roman" w:hAnsi="Times New Roman" w:cs="Times New Roman"/>
          <w:color w:val="000000"/>
          <w:sz w:val="28"/>
          <w:szCs w:val="28"/>
        </w:rPr>
        <w:t xml:space="preserve">January / February </w:t>
      </w:r>
      <w:r>
        <w:rPr>
          <w:rFonts w:ascii="Times New Roman" w:eastAsia="Times New Roman" w:hAnsi="Times New Roman" w:cs="Times New Roman"/>
          <w:i/>
          <w:color w:val="000000"/>
          <w:sz w:val="28"/>
          <w:szCs w:val="28"/>
        </w:rPr>
        <w:t>(cold)</w:t>
      </w:r>
    </w:p>
    <w:p w14:paraId="789FCD5D" w14:textId="77777777" w:rsidR="002D62BF" w:rsidRDefault="00000000">
      <w:pPr>
        <w:numPr>
          <w:ilvl w:val="0"/>
          <w:numId w:val="29"/>
        </w:numPr>
        <w:pBdr>
          <w:top w:val="nil"/>
          <w:left w:val="nil"/>
          <w:bottom w:val="nil"/>
          <w:right w:val="nil"/>
          <w:between w:val="nil"/>
        </w:pBdr>
        <w:spacing w:after="0" w:line="240" w:lineRule="auto"/>
        <w:ind w:left="1701" w:hanging="283"/>
        <w:rPr>
          <w:rFonts w:ascii="Times New Roman" w:eastAsia="Times New Roman" w:hAnsi="Times New Roman" w:cs="Times New Roman"/>
          <w:i/>
          <w:color w:val="000000"/>
          <w:sz w:val="28"/>
          <w:szCs w:val="28"/>
        </w:rPr>
      </w:pPr>
      <w:r>
        <w:rPr>
          <w:rFonts w:ascii="Times New Roman" w:eastAsia="Times New Roman" w:hAnsi="Times New Roman" w:cs="Times New Roman"/>
          <w:color w:val="000000"/>
          <w:sz w:val="28"/>
          <w:szCs w:val="28"/>
        </w:rPr>
        <w:t xml:space="preserve">Spain / Portugal </w:t>
      </w:r>
      <w:r>
        <w:rPr>
          <w:rFonts w:ascii="Times New Roman" w:eastAsia="Times New Roman" w:hAnsi="Times New Roman" w:cs="Times New Roman"/>
          <w:i/>
          <w:color w:val="000000"/>
          <w:sz w:val="28"/>
          <w:szCs w:val="28"/>
        </w:rPr>
        <w:t>(hot)</w:t>
      </w:r>
    </w:p>
    <w:p w14:paraId="25965EF3" w14:textId="77777777" w:rsidR="002D62BF" w:rsidRDefault="00000000">
      <w:pPr>
        <w:numPr>
          <w:ilvl w:val="0"/>
          <w:numId w:val="29"/>
        </w:numPr>
        <w:pBdr>
          <w:top w:val="nil"/>
          <w:left w:val="nil"/>
          <w:bottom w:val="nil"/>
          <w:right w:val="nil"/>
          <w:between w:val="nil"/>
        </w:pBdr>
        <w:spacing w:after="0" w:line="240" w:lineRule="auto"/>
        <w:ind w:left="1701" w:hanging="283"/>
        <w:rPr>
          <w:rFonts w:ascii="Times New Roman" w:eastAsia="Times New Roman" w:hAnsi="Times New Roman" w:cs="Times New Roman"/>
          <w:i/>
          <w:color w:val="000000"/>
          <w:sz w:val="28"/>
          <w:szCs w:val="28"/>
        </w:rPr>
      </w:pPr>
      <w:r>
        <w:rPr>
          <w:rFonts w:ascii="Times New Roman" w:eastAsia="Times New Roman" w:hAnsi="Times New Roman" w:cs="Times New Roman"/>
          <w:color w:val="000000"/>
          <w:sz w:val="28"/>
          <w:szCs w:val="28"/>
        </w:rPr>
        <w:t xml:space="preserve">A cat / a dog </w:t>
      </w:r>
      <w:r>
        <w:rPr>
          <w:rFonts w:ascii="Times New Roman" w:eastAsia="Times New Roman" w:hAnsi="Times New Roman" w:cs="Times New Roman"/>
          <w:i/>
          <w:color w:val="000000"/>
          <w:sz w:val="28"/>
          <w:szCs w:val="28"/>
        </w:rPr>
        <w:t>(not friendly)</w:t>
      </w:r>
    </w:p>
    <w:p w14:paraId="14C554FD" w14:textId="77777777" w:rsidR="002D62BF" w:rsidRDefault="00000000">
      <w:pPr>
        <w:numPr>
          <w:ilvl w:val="0"/>
          <w:numId w:val="29"/>
        </w:numPr>
        <w:pBdr>
          <w:top w:val="nil"/>
          <w:left w:val="nil"/>
          <w:bottom w:val="nil"/>
          <w:right w:val="nil"/>
          <w:between w:val="nil"/>
        </w:pBdr>
        <w:spacing w:after="0" w:line="240" w:lineRule="auto"/>
        <w:ind w:left="1701" w:hanging="283"/>
        <w:rPr>
          <w:rFonts w:ascii="Times New Roman" w:eastAsia="Times New Roman" w:hAnsi="Times New Roman" w:cs="Times New Roman"/>
          <w:i/>
          <w:color w:val="000000"/>
          <w:sz w:val="28"/>
          <w:szCs w:val="28"/>
        </w:rPr>
      </w:pPr>
      <w:r>
        <w:rPr>
          <w:rFonts w:ascii="Times New Roman" w:eastAsia="Times New Roman" w:hAnsi="Times New Roman" w:cs="Times New Roman"/>
          <w:color w:val="000000"/>
          <w:sz w:val="28"/>
          <w:szCs w:val="28"/>
        </w:rPr>
        <w:t xml:space="preserve">Italian food / French food </w:t>
      </w:r>
      <w:r>
        <w:rPr>
          <w:rFonts w:ascii="Times New Roman" w:eastAsia="Times New Roman" w:hAnsi="Times New Roman" w:cs="Times New Roman"/>
          <w:i/>
          <w:color w:val="000000"/>
          <w:sz w:val="28"/>
          <w:szCs w:val="28"/>
        </w:rPr>
        <w:t>(delicious)</w:t>
      </w:r>
    </w:p>
    <w:p w14:paraId="715A370A" w14:textId="77777777" w:rsidR="002D62BF" w:rsidRDefault="00000000">
      <w:pPr>
        <w:numPr>
          <w:ilvl w:val="0"/>
          <w:numId w:val="29"/>
        </w:numPr>
        <w:pBdr>
          <w:top w:val="nil"/>
          <w:left w:val="nil"/>
          <w:bottom w:val="nil"/>
          <w:right w:val="nil"/>
          <w:between w:val="nil"/>
        </w:pBdr>
        <w:spacing w:after="0" w:line="240" w:lineRule="auto"/>
        <w:ind w:left="1701" w:hanging="283"/>
        <w:rPr>
          <w:rFonts w:ascii="Times New Roman" w:eastAsia="Times New Roman" w:hAnsi="Times New Roman" w:cs="Times New Roman"/>
          <w:i/>
          <w:color w:val="000000"/>
          <w:sz w:val="28"/>
          <w:szCs w:val="28"/>
        </w:rPr>
      </w:pPr>
      <w:r>
        <w:rPr>
          <w:rFonts w:ascii="Times New Roman" w:eastAsia="Times New Roman" w:hAnsi="Times New Roman" w:cs="Times New Roman"/>
          <w:color w:val="000000"/>
          <w:sz w:val="28"/>
          <w:szCs w:val="28"/>
        </w:rPr>
        <w:t xml:space="preserve">A bike / a motorbike </w:t>
      </w:r>
      <w:r>
        <w:rPr>
          <w:rFonts w:ascii="Times New Roman" w:eastAsia="Times New Roman" w:hAnsi="Times New Roman" w:cs="Times New Roman"/>
          <w:i/>
          <w:color w:val="000000"/>
          <w:sz w:val="28"/>
          <w:szCs w:val="28"/>
        </w:rPr>
        <w:t xml:space="preserve">(not </w:t>
      </w:r>
      <w:proofErr w:type="gramStart"/>
      <w:r>
        <w:rPr>
          <w:rFonts w:ascii="Times New Roman" w:eastAsia="Times New Roman" w:hAnsi="Times New Roman" w:cs="Times New Roman"/>
          <w:i/>
          <w:color w:val="000000"/>
          <w:sz w:val="28"/>
          <w:szCs w:val="28"/>
        </w:rPr>
        <w:t xml:space="preserve">fast)   </w:t>
      </w:r>
      <w:proofErr w:type="gramEnd"/>
      <w:r>
        <w:rPr>
          <w:rFonts w:ascii="Times New Roman" w:eastAsia="Times New Roman" w:hAnsi="Times New Roman" w:cs="Times New Roman"/>
          <w:i/>
          <w:color w:val="000000"/>
          <w:sz w:val="28"/>
          <w:szCs w:val="28"/>
        </w:rPr>
        <w:t xml:space="preserve">                        </w:t>
      </w:r>
      <w:r>
        <w:rPr>
          <w:rFonts w:ascii="Times New Roman" w:eastAsia="Times New Roman" w:hAnsi="Times New Roman" w:cs="Times New Roman"/>
          <w:b/>
          <w:color w:val="000000"/>
          <w:sz w:val="28"/>
          <w:szCs w:val="28"/>
        </w:rPr>
        <w:t>Total point=25       Good luck!</w:t>
      </w:r>
    </w:p>
    <w:p w14:paraId="2CFE5F43" w14:textId="77777777" w:rsidR="002D62BF" w:rsidRDefault="002D62BF">
      <w:pPr>
        <w:pBdr>
          <w:top w:val="nil"/>
          <w:left w:val="nil"/>
          <w:bottom w:val="nil"/>
          <w:right w:val="nil"/>
          <w:between w:val="nil"/>
        </w:pBdr>
        <w:spacing w:after="0" w:line="240" w:lineRule="auto"/>
        <w:ind w:left="1080"/>
        <w:rPr>
          <w:rFonts w:ascii="Times New Roman" w:eastAsia="Times New Roman" w:hAnsi="Times New Roman" w:cs="Times New Roman"/>
          <w:b/>
          <w:color w:val="0070C0"/>
          <w:sz w:val="28"/>
          <w:szCs w:val="28"/>
        </w:rPr>
      </w:pPr>
    </w:p>
    <w:p w14:paraId="35996515" w14:textId="77777777" w:rsidR="002D62BF" w:rsidRDefault="00000000">
      <w:pPr>
        <w:pBdr>
          <w:top w:val="nil"/>
          <w:left w:val="nil"/>
          <w:bottom w:val="nil"/>
          <w:right w:val="nil"/>
          <w:between w:val="nil"/>
        </w:pBdr>
        <w:spacing w:after="0" w:line="240" w:lineRule="auto"/>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11</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grade exam for 10</w:t>
      </w:r>
      <w:r>
        <w:rPr>
          <w:rFonts w:ascii="Times New Roman" w:eastAsia="Times New Roman" w:hAnsi="Times New Roman" w:cs="Times New Roman"/>
          <w:b/>
          <w:color w:val="0070C0"/>
          <w:sz w:val="28"/>
          <w:szCs w:val="28"/>
          <w:vertAlign w:val="superscript"/>
        </w:rPr>
        <w:t>th</w:t>
      </w:r>
      <w:r>
        <w:rPr>
          <w:rFonts w:ascii="Times New Roman" w:eastAsia="Times New Roman" w:hAnsi="Times New Roman" w:cs="Times New Roman"/>
          <w:b/>
          <w:color w:val="0070C0"/>
          <w:sz w:val="28"/>
          <w:szCs w:val="28"/>
        </w:rPr>
        <w:t xml:space="preserve"> unit; “Wonders of Mongolia”</w:t>
      </w:r>
    </w:p>
    <w:p w14:paraId="58C7A501" w14:textId="77777777" w:rsidR="002D62BF" w:rsidRDefault="00000000">
      <w:pPr>
        <w:pBdr>
          <w:top w:val="nil"/>
          <w:left w:val="nil"/>
          <w:bottom w:val="nil"/>
          <w:right w:val="nil"/>
          <w:between w:val="nil"/>
        </w:pBdr>
        <w:spacing w:after="0" w:line="240" w:lineRule="auto"/>
        <w:ind w:left="1080"/>
        <w:jc w:val="center"/>
        <w:rPr>
          <w:rFonts w:ascii="Times New Roman" w:eastAsia="Times New Roman" w:hAnsi="Times New Roman" w:cs="Times New Roman"/>
          <w:b/>
          <w:color w:val="0070C0"/>
          <w:sz w:val="28"/>
          <w:szCs w:val="28"/>
        </w:rPr>
      </w:pPr>
      <w:r>
        <w:rPr>
          <w:rFonts w:ascii="Times New Roman" w:eastAsia="Times New Roman" w:hAnsi="Times New Roman" w:cs="Times New Roman"/>
          <w:b/>
          <w:color w:val="0070C0"/>
          <w:sz w:val="28"/>
          <w:szCs w:val="28"/>
        </w:rPr>
        <w:t>B version</w:t>
      </w:r>
    </w:p>
    <w:p w14:paraId="7E11F10D" w14:textId="77777777" w:rsidR="002D62BF" w:rsidRDefault="00000000">
      <w:pPr>
        <w:numPr>
          <w:ilvl w:val="0"/>
          <w:numId w:val="120"/>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Label the pictures /5 points/</w:t>
      </w:r>
    </w:p>
    <w:p w14:paraId="115969D3" w14:textId="77777777" w:rsidR="002D62BF" w:rsidRDefault="00000000">
      <w:pPr>
        <w:pBdr>
          <w:top w:val="nil"/>
          <w:left w:val="nil"/>
          <w:bottom w:val="nil"/>
          <w:right w:val="nil"/>
          <w:between w:val="nil"/>
        </w:pBdr>
        <w:spacing w:line="240" w:lineRule="auto"/>
        <w:ind w:left="993"/>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 xml:space="preserve">1. </w:t>
      </w:r>
      <w:proofErr w:type="spellStart"/>
      <w:r>
        <w:rPr>
          <w:rFonts w:ascii="Times New Roman" w:eastAsia="Times New Roman" w:hAnsi="Times New Roman" w:cs="Times New Roman"/>
          <w:i/>
          <w:color w:val="000000"/>
          <w:sz w:val="28"/>
          <w:szCs w:val="28"/>
        </w:rPr>
        <w:t>Bogd</w:t>
      </w:r>
      <w:proofErr w:type="spellEnd"/>
      <w:r>
        <w:rPr>
          <w:rFonts w:ascii="Times New Roman" w:eastAsia="Times New Roman" w:hAnsi="Times New Roman" w:cs="Times New Roman"/>
          <w:i/>
          <w:color w:val="000000"/>
          <w:sz w:val="28"/>
          <w:szCs w:val="28"/>
        </w:rPr>
        <w:t xml:space="preserve"> khan palace museum 2. Central museum of Mongolian dinosaurs 3. National history museum 4. </w:t>
      </w:r>
      <w:proofErr w:type="spellStart"/>
      <w:r>
        <w:rPr>
          <w:rFonts w:ascii="Times New Roman" w:eastAsia="Times New Roman" w:hAnsi="Times New Roman" w:cs="Times New Roman"/>
          <w:i/>
          <w:color w:val="000000"/>
          <w:sz w:val="28"/>
          <w:szCs w:val="28"/>
        </w:rPr>
        <w:t>Kharhorin</w:t>
      </w:r>
      <w:proofErr w:type="spellEnd"/>
      <w:r>
        <w:rPr>
          <w:rFonts w:ascii="Times New Roman" w:eastAsia="Times New Roman" w:hAnsi="Times New Roman" w:cs="Times New Roman"/>
          <w:i/>
          <w:color w:val="000000"/>
          <w:sz w:val="28"/>
          <w:szCs w:val="28"/>
        </w:rPr>
        <w:t xml:space="preserve"> museum 5. Erdene </w:t>
      </w:r>
      <w:proofErr w:type="spellStart"/>
      <w:r>
        <w:rPr>
          <w:rFonts w:ascii="Times New Roman" w:eastAsia="Times New Roman" w:hAnsi="Times New Roman" w:cs="Times New Roman"/>
          <w:i/>
          <w:color w:val="000000"/>
          <w:sz w:val="28"/>
          <w:szCs w:val="28"/>
        </w:rPr>
        <w:t>zuu</w:t>
      </w:r>
      <w:proofErr w:type="spellEnd"/>
      <w:r>
        <w:rPr>
          <w:rFonts w:ascii="Times New Roman" w:eastAsia="Times New Roman" w:hAnsi="Times New Roman" w:cs="Times New Roman"/>
          <w:i/>
          <w:color w:val="000000"/>
          <w:sz w:val="28"/>
          <w:szCs w:val="28"/>
        </w:rPr>
        <w:t xml:space="preserve"> monastery</w:t>
      </w:r>
    </w:p>
    <w:p w14:paraId="2E3D7EEC" w14:textId="77777777" w:rsidR="002D62BF"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noProof/>
          <w:sz w:val="28"/>
          <w:szCs w:val="28"/>
        </w:rPr>
        <w:drawing>
          <wp:inline distT="0" distB="0" distL="0" distR="0" wp14:anchorId="517281F6" wp14:editId="30F089DE">
            <wp:extent cx="1345922" cy="802232"/>
            <wp:effectExtent l="0" t="0" r="0" b="0"/>
            <wp:docPr id="44" name="image34.jpg" descr="Эрдэнэ Зуу музей"/>
            <wp:cNvGraphicFramePr/>
            <a:graphic xmlns:a="http://schemas.openxmlformats.org/drawingml/2006/main">
              <a:graphicData uri="http://schemas.openxmlformats.org/drawingml/2006/picture">
                <pic:pic xmlns:pic="http://schemas.openxmlformats.org/drawingml/2006/picture">
                  <pic:nvPicPr>
                    <pic:cNvPr id="0" name="image34.jpg" descr="Эрдэнэ Зуу музей"/>
                    <pic:cNvPicPr preferRelativeResize="0"/>
                  </pic:nvPicPr>
                  <pic:blipFill>
                    <a:blip r:embed="rId38"/>
                    <a:srcRect l="14821" t="16270" r="18762"/>
                    <a:stretch>
                      <a:fillRect/>
                    </a:stretch>
                  </pic:blipFill>
                  <pic:spPr>
                    <a:xfrm>
                      <a:off x="0" y="0"/>
                      <a:ext cx="1345922" cy="802232"/>
                    </a:xfrm>
                    <a:prstGeom prst="rect">
                      <a:avLst/>
                    </a:prstGeom>
                    <a:ln/>
                  </pic:spPr>
                </pic:pic>
              </a:graphicData>
            </a:graphic>
          </wp:inline>
        </w:drawing>
      </w:r>
      <w:r>
        <w:rPr>
          <w:rFonts w:ascii="Times New Roman" w:eastAsia="Times New Roman" w:hAnsi="Times New Roman" w:cs="Times New Roman"/>
          <w:noProof/>
          <w:sz w:val="28"/>
          <w:szCs w:val="28"/>
        </w:rPr>
        <w:drawing>
          <wp:inline distT="0" distB="0" distL="0" distR="0" wp14:anchorId="16E5D8C7" wp14:editId="0AB9F694">
            <wp:extent cx="1501531" cy="784239"/>
            <wp:effectExtent l="0" t="0" r="0" b="0"/>
            <wp:docPr id="45" name="image11.jpg" descr="Хархорин музей"/>
            <wp:cNvGraphicFramePr/>
            <a:graphic xmlns:a="http://schemas.openxmlformats.org/drawingml/2006/main">
              <a:graphicData uri="http://schemas.openxmlformats.org/drawingml/2006/picture">
                <pic:pic xmlns:pic="http://schemas.openxmlformats.org/drawingml/2006/picture">
                  <pic:nvPicPr>
                    <pic:cNvPr id="0" name="image11.jpg" descr="Хархорин музей"/>
                    <pic:cNvPicPr preferRelativeResize="0"/>
                  </pic:nvPicPr>
                  <pic:blipFill>
                    <a:blip r:embed="rId39"/>
                    <a:srcRect l="10849" t="22641" r="15094"/>
                    <a:stretch>
                      <a:fillRect/>
                    </a:stretch>
                  </pic:blipFill>
                  <pic:spPr>
                    <a:xfrm>
                      <a:off x="0" y="0"/>
                      <a:ext cx="1501531" cy="784239"/>
                    </a:xfrm>
                    <a:prstGeom prst="rect">
                      <a:avLst/>
                    </a:prstGeom>
                    <a:ln/>
                  </pic:spPr>
                </pic:pic>
              </a:graphicData>
            </a:graphic>
          </wp:inline>
        </w:drawing>
      </w:r>
      <w:r>
        <w:rPr>
          <w:rFonts w:ascii="Times New Roman" w:eastAsia="Times New Roman" w:hAnsi="Times New Roman" w:cs="Times New Roman"/>
          <w:noProof/>
          <w:sz w:val="28"/>
          <w:szCs w:val="28"/>
        </w:rPr>
        <w:drawing>
          <wp:inline distT="0" distB="0" distL="0" distR="0" wp14:anchorId="1B354CA8" wp14:editId="66CA880B">
            <wp:extent cx="1213557" cy="781531"/>
            <wp:effectExtent l="0" t="0" r="0" b="0"/>
            <wp:docPr id="46" name="image13.jpg" descr="Богд хааны ордон музейн онцлох 10 үзмэр | Zaag.MN"/>
            <wp:cNvGraphicFramePr/>
            <a:graphic xmlns:a="http://schemas.openxmlformats.org/drawingml/2006/main">
              <a:graphicData uri="http://schemas.openxmlformats.org/drawingml/2006/picture">
                <pic:pic xmlns:pic="http://schemas.openxmlformats.org/drawingml/2006/picture">
                  <pic:nvPicPr>
                    <pic:cNvPr id="0" name="image13.jpg" descr="Богд хааны ордон музейн онцлох 10 үзмэр | Zaag.MN"/>
                    <pic:cNvPicPr preferRelativeResize="0"/>
                  </pic:nvPicPr>
                  <pic:blipFill>
                    <a:blip r:embed="rId40"/>
                    <a:srcRect/>
                    <a:stretch>
                      <a:fillRect/>
                    </a:stretch>
                  </pic:blipFill>
                  <pic:spPr>
                    <a:xfrm>
                      <a:off x="0" y="0"/>
                      <a:ext cx="1213557" cy="781531"/>
                    </a:xfrm>
                    <a:prstGeom prst="rect">
                      <a:avLst/>
                    </a:prstGeom>
                    <a:ln/>
                  </pic:spPr>
                </pic:pic>
              </a:graphicData>
            </a:graphic>
          </wp:inline>
        </w:drawing>
      </w:r>
      <w:r>
        <w:rPr>
          <w:rFonts w:ascii="Times New Roman" w:eastAsia="Times New Roman" w:hAnsi="Times New Roman" w:cs="Times New Roman"/>
          <w:noProof/>
          <w:sz w:val="28"/>
          <w:szCs w:val="28"/>
        </w:rPr>
        <w:drawing>
          <wp:inline distT="0" distB="0" distL="0" distR="0" wp14:anchorId="02D204FC" wp14:editId="4E15FC1B">
            <wp:extent cx="1466146" cy="817196"/>
            <wp:effectExtent l="0" t="0" r="0" b="0"/>
            <wp:docPr id="47" name="image14.jpg" descr="Мэдээ.МН"/>
            <wp:cNvGraphicFramePr/>
            <a:graphic xmlns:a="http://schemas.openxmlformats.org/drawingml/2006/main">
              <a:graphicData uri="http://schemas.openxmlformats.org/drawingml/2006/picture">
                <pic:pic xmlns:pic="http://schemas.openxmlformats.org/drawingml/2006/picture">
                  <pic:nvPicPr>
                    <pic:cNvPr id="0" name="image14.jpg" descr="Мэдээ.МН"/>
                    <pic:cNvPicPr preferRelativeResize="0"/>
                  </pic:nvPicPr>
                  <pic:blipFill>
                    <a:blip r:embed="rId41"/>
                    <a:srcRect/>
                    <a:stretch>
                      <a:fillRect/>
                    </a:stretch>
                  </pic:blipFill>
                  <pic:spPr>
                    <a:xfrm>
                      <a:off x="0" y="0"/>
                      <a:ext cx="1466146" cy="817196"/>
                    </a:xfrm>
                    <a:prstGeom prst="rect">
                      <a:avLst/>
                    </a:prstGeom>
                    <a:ln/>
                  </pic:spPr>
                </pic:pic>
              </a:graphicData>
            </a:graphic>
          </wp:inline>
        </w:drawing>
      </w:r>
      <w:r>
        <w:rPr>
          <w:rFonts w:ascii="Times New Roman" w:eastAsia="Times New Roman" w:hAnsi="Times New Roman" w:cs="Times New Roman"/>
          <w:noProof/>
          <w:sz w:val="28"/>
          <w:szCs w:val="28"/>
        </w:rPr>
        <w:drawing>
          <wp:inline distT="0" distB="0" distL="0" distR="0" wp14:anchorId="3C75795E" wp14:editId="01BDE8AA">
            <wp:extent cx="1228122" cy="793449"/>
            <wp:effectExtent l="0" t="0" r="0" b="0"/>
            <wp:docPr id="48" name="image16.jpg" descr="Байгалийн түүхийн музей :: www.touristinfocenter.mn"/>
            <wp:cNvGraphicFramePr/>
            <a:graphic xmlns:a="http://schemas.openxmlformats.org/drawingml/2006/main">
              <a:graphicData uri="http://schemas.openxmlformats.org/drawingml/2006/picture">
                <pic:pic xmlns:pic="http://schemas.openxmlformats.org/drawingml/2006/picture">
                  <pic:nvPicPr>
                    <pic:cNvPr id="0" name="image16.jpg" descr="Байгалийн түүхийн музей :: www.touristinfocenter.mn"/>
                    <pic:cNvPicPr preferRelativeResize="0"/>
                  </pic:nvPicPr>
                  <pic:blipFill>
                    <a:blip r:embed="rId42"/>
                    <a:srcRect/>
                    <a:stretch>
                      <a:fillRect/>
                    </a:stretch>
                  </pic:blipFill>
                  <pic:spPr>
                    <a:xfrm>
                      <a:off x="0" y="0"/>
                      <a:ext cx="1228122" cy="793449"/>
                    </a:xfrm>
                    <a:prstGeom prst="rect">
                      <a:avLst/>
                    </a:prstGeom>
                    <a:ln/>
                  </pic:spPr>
                </pic:pic>
              </a:graphicData>
            </a:graphic>
          </wp:inline>
        </w:drawing>
      </w:r>
    </w:p>
    <w:p w14:paraId="083AF137" w14:textId="77777777" w:rsidR="002D62BF" w:rsidRDefault="00000000">
      <w:pPr>
        <w:spacing w:line="240" w:lineRule="auto"/>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                      a                             b                             c                          d                            e</w:t>
      </w:r>
    </w:p>
    <w:p w14:paraId="58447769" w14:textId="77777777" w:rsidR="002D62BF" w:rsidRDefault="00000000">
      <w:pPr>
        <w:numPr>
          <w:ilvl w:val="0"/>
          <w:numId w:val="44"/>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Translate the given words /5 points/</w:t>
      </w:r>
    </w:p>
    <w:p w14:paraId="55A5EC55" w14:textId="77777777" w:rsidR="002D62BF" w:rsidRDefault="00000000">
      <w:pPr>
        <w:numPr>
          <w:ilvl w:val="0"/>
          <w:numId w:val="4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passport</w:t>
      </w:r>
    </w:p>
    <w:p w14:paraId="59685603" w14:textId="77777777" w:rsidR="002D62BF" w:rsidRDefault="00000000">
      <w:pPr>
        <w:numPr>
          <w:ilvl w:val="0"/>
          <w:numId w:val="4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binoculars</w:t>
      </w:r>
    </w:p>
    <w:p w14:paraId="12B8A8D4" w14:textId="77777777" w:rsidR="002D62BF" w:rsidRDefault="00000000">
      <w:pPr>
        <w:numPr>
          <w:ilvl w:val="0"/>
          <w:numId w:val="4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map</w:t>
      </w:r>
    </w:p>
    <w:p w14:paraId="51318A88" w14:textId="77777777" w:rsidR="002D62BF" w:rsidRDefault="00000000">
      <w:pPr>
        <w:numPr>
          <w:ilvl w:val="0"/>
          <w:numId w:val="4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toiletries</w:t>
      </w:r>
    </w:p>
    <w:p w14:paraId="749C621D" w14:textId="77777777" w:rsidR="002D62BF" w:rsidRDefault="00000000">
      <w:pPr>
        <w:numPr>
          <w:ilvl w:val="0"/>
          <w:numId w:val="4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torch</w:t>
      </w:r>
    </w:p>
    <w:p w14:paraId="2E6CE327" w14:textId="77777777" w:rsidR="002D62BF" w:rsidRDefault="00000000">
      <w:pPr>
        <w:numPr>
          <w:ilvl w:val="0"/>
          <w:numId w:val="44"/>
        </w:numPr>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Match the new words to their meaning /5 points/</w:t>
      </w:r>
    </w:p>
    <w:tbl>
      <w:tblPr>
        <w:tblStyle w:val="a7"/>
        <w:tblW w:w="10588" w:type="dxa"/>
        <w:tblInd w:w="258" w:type="dxa"/>
        <w:tblLayout w:type="fixed"/>
        <w:tblLook w:val="0400" w:firstRow="0" w:lastRow="0" w:firstColumn="0" w:lastColumn="0" w:noHBand="0" w:noVBand="1"/>
      </w:tblPr>
      <w:tblGrid>
        <w:gridCol w:w="2610"/>
        <w:gridCol w:w="7978"/>
      </w:tblGrid>
      <w:tr w:rsidR="002D62BF" w14:paraId="4D7E41E9" w14:textId="77777777">
        <w:trPr>
          <w:trHeight w:val="2535"/>
        </w:trPr>
        <w:tc>
          <w:tcPr>
            <w:tcW w:w="2610" w:type="dxa"/>
            <w:tcBorders>
              <w:top w:val="single" w:sz="4" w:space="0" w:color="000000"/>
              <w:left w:val="single" w:sz="4" w:space="0" w:color="000000"/>
              <w:bottom w:val="single" w:sz="4" w:space="0" w:color="000000"/>
              <w:right w:val="single" w:sz="4" w:space="0" w:color="000000"/>
            </w:tcBorders>
          </w:tcPr>
          <w:p w14:paraId="2253294F" w14:textId="77777777" w:rsidR="002D62BF" w:rsidRDefault="00000000">
            <w:pPr>
              <w:numPr>
                <w:ilvl w:val="0"/>
                <w:numId w:val="41"/>
              </w:numPr>
              <w:ind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excavation </w:t>
            </w:r>
          </w:p>
          <w:p w14:paraId="6B6482E1" w14:textId="77777777" w:rsidR="002D62BF" w:rsidRDefault="00000000">
            <w:pPr>
              <w:numPr>
                <w:ilvl w:val="0"/>
                <w:numId w:val="41"/>
              </w:numPr>
              <w:ind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exploration </w:t>
            </w:r>
          </w:p>
          <w:p w14:paraId="09FDE103" w14:textId="77777777" w:rsidR="002D62BF" w:rsidRDefault="00000000">
            <w:pPr>
              <w:numPr>
                <w:ilvl w:val="0"/>
                <w:numId w:val="41"/>
              </w:numPr>
              <w:ind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aristocrat </w:t>
            </w:r>
          </w:p>
          <w:p w14:paraId="6BADD986" w14:textId="77777777" w:rsidR="002D62BF" w:rsidRDefault="00000000">
            <w:pPr>
              <w:numPr>
                <w:ilvl w:val="0"/>
                <w:numId w:val="41"/>
              </w:numPr>
              <w:ind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tomb </w:t>
            </w:r>
          </w:p>
          <w:p w14:paraId="077ED4AE" w14:textId="77777777" w:rsidR="002D62BF" w:rsidRDefault="00000000">
            <w:pPr>
              <w:numPr>
                <w:ilvl w:val="0"/>
                <w:numId w:val="41"/>
              </w:numPr>
              <w:ind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artifacts</w:t>
            </w:r>
          </w:p>
          <w:p w14:paraId="27B1D960" w14:textId="77777777" w:rsidR="002D62BF" w:rsidRDefault="002D62BF">
            <w:pPr>
              <w:ind w:left="720"/>
              <w:rPr>
                <w:rFonts w:ascii="Times New Roman" w:eastAsia="Times New Roman" w:hAnsi="Times New Roman" w:cs="Times New Roman"/>
                <w:sz w:val="28"/>
                <w:szCs w:val="28"/>
              </w:rPr>
            </w:pPr>
          </w:p>
        </w:tc>
        <w:tc>
          <w:tcPr>
            <w:tcW w:w="7978" w:type="dxa"/>
            <w:tcBorders>
              <w:top w:val="single" w:sz="4" w:space="0" w:color="000000"/>
              <w:left w:val="single" w:sz="4" w:space="0" w:color="000000"/>
              <w:bottom w:val="single" w:sz="4" w:space="0" w:color="000000"/>
              <w:right w:val="single" w:sz="4" w:space="0" w:color="000000"/>
            </w:tcBorders>
          </w:tcPr>
          <w:p w14:paraId="6CECFA42" w14:textId="77777777" w:rsidR="002D62BF" w:rsidRDefault="00000000">
            <w:pPr>
              <w:numPr>
                <w:ilvl w:val="0"/>
                <w:numId w:val="42"/>
              </w:numPr>
              <w:spacing w:after="2"/>
              <w:ind w:left="286" w:hanging="286"/>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activity of searching and finding out about something </w:t>
            </w:r>
          </w:p>
          <w:p w14:paraId="5A49B3A1" w14:textId="77777777" w:rsidR="002D62BF" w:rsidRDefault="00000000">
            <w:pPr>
              <w:numPr>
                <w:ilvl w:val="0"/>
                <w:numId w:val="42"/>
              </w:numPr>
              <w:spacing w:after="2"/>
              <w:ind w:left="286" w:hanging="286"/>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remove earth that is covering old objects buried in the ground in order to discover things about the past </w:t>
            </w:r>
          </w:p>
          <w:p w14:paraId="587D18DB" w14:textId="77777777" w:rsidR="002D62BF" w:rsidRDefault="00000000">
            <w:pPr>
              <w:numPr>
                <w:ilvl w:val="0"/>
                <w:numId w:val="42"/>
              </w:numPr>
              <w:spacing w:after="3"/>
              <w:ind w:left="286" w:hanging="286"/>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large stone structure or underground room where </w:t>
            </w:r>
            <w:proofErr w:type="gramStart"/>
            <w:r>
              <w:rPr>
                <w:rFonts w:ascii="Times New Roman" w:eastAsia="Times New Roman" w:hAnsi="Times New Roman" w:cs="Times New Roman"/>
                <w:sz w:val="28"/>
                <w:szCs w:val="28"/>
              </w:rPr>
              <w:t xml:space="preserve">someone,   </w:t>
            </w:r>
            <w:proofErr w:type="gramEnd"/>
            <w:r>
              <w:rPr>
                <w:rFonts w:ascii="Times New Roman" w:eastAsia="Times New Roman" w:hAnsi="Times New Roman" w:cs="Times New Roman"/>
                <w:sz w:val="28"/>
                <w:szCs w:val="28"/>
              </w:rPr>
              <w:t xml:space="preserve">             \especially an important person, is buried </w:t>
            </w:r>
          </w:p>
          <w:p w14:paraId="522F5C94" w14:textId="77777777" w:rsidR="002D62BF" w:rsidRDefault="00000000">
            <w:pPr>
              <w:numPr>
                <w:ilvl w:val="0"/>
                <w:numId w:val="42"/>
              </w:numPr>
              <w:ind w:left="286" w:hanging="286"/>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person of high social rank </w:t>
            </w:r>
          </w:p>
          <w:p w14:paraId="7DFF7D7E" w14:textId="77777777" w:rsidR="002D62BF" w:rsidRDefault="00000000">
            <w:pPr>
              <w:numPr>
                <w:ilvl w:val="0"/>
                <w:numId w:val="42"/>
              </w:numPr>
              <w:ind w:left="286" w:hanging="286"/>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 object made by a human being, typically one of cultural or historical interest </w:t>
            </w:r>
          </w:p>
        </w:tc>
      </w:tr>
    </w:tbl>
    <w:p w14:paraId="7FB35A49" w14:textId="77777777" w:rsidR="002D62BF" w:rsidRDefault="00000000">
      <w:pPr>
        <w:numPr>
          <w:ilvl w:val="0"/>
          <w:numId w:val="44"/>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Change the sentences into passive form /5 points/</w:t>
      </w:r>
    </w:p>
    <w:p w14:paraId="1E9BB023" w14:textId="77777777" w:rsidR="002D62BF" w:rsidRDefault="00000000">
      <w:pPr>
        <w:numPr>
          <w:ilvl w:val="0"/>
          <w:numId w:val="30"/>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highlight w:val="white"/>
        </w:rPr>
        <w:t>Policemen have arrested the bank robbers.</w:t>
      </w:r>
    </w:p>
    <w:p w14:paraId="55C0EDE1" w14:textId="77777777" w:rsidR="002D62BF" w:rsidRDefault="00000000">
      <w:pPr>
        <w:numPr>
          <w:ilvl w:val="0"/>
          <w:numId w:val="3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We had planned our party already</w:t>
      </w:r>
    </w:p>
    <w:p w14:paraId="6572AF4C" w14:textId="77777777" w:rsidR="002D62BF" w:rsidRDefault="00000000">
      <w:pPr>
        <w:numPr>
          <w:ilvl w:val="0"/>
          <w:numId w:val="3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Those people had broken all windows.</w:t>
      </w:r>
    </w:p>
    <w:p w14:paraId="7BBBD949" w14:textId="77777777" w:rsidR="002D62BF" w:rsidRDefault="00000000">
      <w:pPr>
        <w:numPr>
          <w:ilvl w:val="0"/>
          <w:numId w:val="3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highlight w:val="white"/>
        </w:rPr>
      </w:pPr>
      <w:r>
        <w:rPr>
          <w:rFonts w:ascii="Times New Roman" w:eastAsia="Times New Roman" w:hAnsi="Times New Roman" w:cs="Times New Roman"/>
          <w:color w:val="000000"/>
          <w:sz w:val="28"/>
          <w:szCs w:val="28"/>
          <w:highlight w:val="white"/>
        </w:rPr>
        <w:t>Had Zaya sung an opera?</w:t>
      </w:r>
    </w:p>
    <w:p w14:paraId="708BCE30" w14:textId="77777777" w:rsidR="002D62BF" w:rsidRDefault="00000000">
      <w:pPr>
        <w:numPr>
          <w:ilvl w:val="0"/>
          <w:numId w:val="30"/>
        </w:numPr>
        <w:pBdr>
          <w:top w:val="nil"/>
          <w:left w:val="nil"/>
          <w:bottom w:val="nil"/>
          <w:right w:val="nil"/>
          <w:between w:val="nil"/>
        </w:pBdr>
        <w:spacing w:after="0" w:line="240" w:lineRule="auto"/>
        <w:rPr>
          <w:rFonts w:ascii="Times New Roman" w:eastAsia="Times New Roman" w:hAnsi="Times New Roman" w:cs="Times New Roman"/>
          <w:color w:val="000000"/>
          <w:sz w:val="28"/>
          <w:szCs w:val="28"/>
          <w:highlight w:val="white"/>
        </w:rPr>
      </w:pPr>
      <w:proofErr w:type="spellStart"/>
      <w:r>
        <w:rPr>
          <w:rFonts w:ascii="Times New Roman" w:eastAsia="Times New Roman" w:hAnsi="Times New Roman" w:cs="Times New Roman"/>
          <w:color w:val="000000"/>
          <w:sz w:val="28"/>
          <w:szCs w:val="28"/>
          <w:highlight w:val="white"/>
        </w:rPr>
        <w:t>Ganaa</w:t>
      </w:r>
      <w:proofErr w:type="spellEnd"/>
      <w:r>
        <w:rPr>
          <w:rFonts w:ascii="Times New Roman" w:eastAsia="Times New Roman" w:hAnsi="Times New Roman" w:cs="Times New Roman"/>
          <w:color w:val="000000"/>
          <w:sz w:val="28"/>
          <w:szCs w:val="28"/>
          <w:highlight w:val="white"/>
        </w:rPr>
        <w:t xml:space="preserve"> hasn’t finished his project</w:t>
      </w:r>
    </w:p>
    <w:p w14:paraId="3E71ED44" w14:textId="77777777" w:rsidR="002D62BF" w:rsidRDefault="00000000">
      <w:pPr>
        <w:numPr>
          <w:ilvl w:val="0"/>
          <w:numId w:val="44"/>
        </w:numPr>
        <w:pBdr>
          <w:top w:val="nil"/>
          <w:left w:val="nil"/>
          <w:bottom w:val="nil"/>
          <w:right w:val="nil"/>
          <w:between w:val="nil"/>
        </w:pBdr>
        <w:spacing w:after="0"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Complete the sentences using as…as and so... as /5 points/</w:t>
      </w:r>
    </w:p>
    <w:p w14:paraId="33A81DD9"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i/>
          <w:color w:val="000000"/>
          <w:sz w:val="28"/>
          <w:szCs w:val="28"/>
        </w:rPr>
      </w:pPr>
      <w:r>
        <w:rPr>
          <w:rFonts w:ascii="Times New Roman" w:eastAsia="Times New Roman" w:hAnsi="Times New Roman" w:cs="Times New Roman"/>
          <w:color w:val="000000"/>
          <w:sz w:val="28"/>
          <w:szCs w:val="28"/>
        </w:rPr>
        <w:t xml:space="preserve">Mozart / Beethoven </w:t>
      </w:r>
      <w:r>
        <w:rPr>
          <w:rFonts w:ascii="Times New Roman" w:eastAsia="Times New Roman" w:hAnsi="Times New Roman" w:cs="Times New Roman"/>
          <w:i/>
          <w:color w:val="000000"/>
          <w:sz w:val="28"/>
          <w:szCs w:val="28"/>
        </w:rPr>
        <w:t>(famous)</w:t>
      </w:r>
      <w:proofErr w:type="gramStart"/>
      <w:r>
        <w:rPr>
          <w:rFonts w:ascii="Times New Roman" w:eastAsia="Times New Roman" w:hAnsi="Times New Roman" w:cs="Times New Roman"/>
          <w:i/>
          <w:color w:val="000000"/>
          <w:sz w:val="28"/>
          <w:szCs w:val="28"/>
        </w:rPr>
        <w:t>-  Mozart</w:t>
      </w:r>
      <w:proofErr w:type="gramEnd"/>
      <w:r>
        <w:rPr>
          <w:rFonts w:ascii="Times New Roman" w:eastAsia="Times New Roman" w:hAnsi="Times New Roman" w:cs="Times New Roman"/>
          <w:i/>
          <w:color w:val="000000"/>
          <w:sz w:val="28"/>
          <w:szCs w:val="28"/>
        </w:rPr>
        <w:t xml:space="preserve"> is as famous as Beethoven.</w:t>
      </w:r>
    </w:p>
    <w:p w14:paraId="538DE6FF" w14:textId="77777777" w:rsidR="002D62BF" w:rsidRDefault="00000000">
      <w:pPr>
        <w:pBdr>
          <w:top w:val="nil"/>
          <w:left w:val="nil"/>
          <w:bottom w:val="nil"/>
          <w:right w:val="nil"/>
          <w:between w:val="nil"/>
        </w:pBdr>
        <w:spacing w:after="0" w:line="240" w:lineRule="auto"/>
        <w:ind w:left="108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A church / a cathedral </w:t>
      </w:r>
      <w:r>
        <w:rPr>
          <w:rFonts w:ascii="Times New Roman" w:eastAsia="Times New Roman" w:hAnsi="Times New Roman" w:cs="Times New Roman"/>
          <w:i/>
          <w:color w:val="000000"/>
          <w:sz w:val="28"/>
          <w:szCs w:val="28"/>
        </w:rPr>
        <w:t>(not big)</w:t>
      </w:r>
      <w:proofErr w:type="gramStart"/>
      <w:r>
        <w:rPr>
          <w:rFonts w:ascii="Times New Roman" w:eastAsia="Times New Roman" w:hAnsi="Times New Roman" w:cs="Times New Roman"/>
          <w:i/>
          <w:color w:val="000000"/>
          <w:sz w:val="28"/>
          <w:szCs w:val="28"/>
        </w:rPr>
        <w:t>-  A</w:t>
      </w:r>
      <w:proofErr w:type="gramEnd"/>
      <w:r>
        <w:rPr>
          <w:rFonts w:ascii="Times New Roman" w:eastAsia="Times New Roman" w:hAnsi="Times New Roman" w:cs="Times New Roman"/>
          <w:i/>
          <w:color w:val="000000"/>
          <w:sz w:val="28"/>
          <w:szCs w:val="28"/>
        </w:rPr>
        <w:t xml:space="preserve"> church is not so big as a cathedral.</w:t>
      </w:r>
    </w:p>
    <w:p w14:paraId="05E3A453" w14:textId="77777777" w:rsidR="002D62BF" w:rsidRDefault="00000000">
      <w:pPr>
        <w:numPr>
          <w:ilvl w:val="0"/>
          <w:numId w:val="3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Australia / Germany. (not small)</w:t>
      </w:r>
    </w:p>
    <w:p w14:paraId="0923B5E9" w14:textId="77777777" w:rsidR="002D62BF" w:rsidRDefault="00000000">
      <w:pPr>
        <w:numPr>
          <w:ilvl w:val="0"/>
          <w:numId w:val="3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Life in a town / life in a village. (busy)</w:t>
      </w:r>
    </w:p>
    <w:p w14:paraId="3A065023" w14:textId="77777777" w:rsidR="002D62BF" w:rsidRDefault="00000000">
      <w:pPr>
        <w:numPr>
          <w:ilvl w:val="0"/>
          <w:numId w:val="3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roofErr w:type="gramStart"/>
      <w:r>
        <w:rPr>
          <w:rFonts w:ascii="Times New Roman" w:eastAsia="Times New Roman" w:hAnsi="Times New Roman" w:cs="Times New Roman"/>
          <w:color w:val="000000"/>
          <w:sz w:val="28"/>
          <w:szCs w:val="28"/>
        </w:rPr>
        <w:t>Wine  /</w:t>
      </w:r>
      <w:proofErr w:type="gramEnd"/>
      <w:r>
        <w:rPr>
          <w:rFonts w:ascii="Times New Roman" w:eastAsia="Times New Roman" w:hAnsi="Times New Roman" w:cs="Times New Roman"/>
          <w:color w:val="000000"/>
          <w:sz w:val="28"/>
          <w:szCs w:val="28"/>
        </w:rPr>
        <w:t xml:space="preserve"> champagne. (strong)</w:t>
      </w:r>
    </w:p>
    <w:p w14:paraId="1F3D13CD" w14:textId="77777777" w:rsidR="002D62BF" w:rsidRDefault="00000000">
      <w:pPr>
        <w:numPr>
          <w:ilvl w:val="0"/>
          <w:numId w:val="31"/>
        </w:num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roofErr w:type="gramStart"/>
      <w:r>
        <w:rPr>
          <w:rFonts w:ascii="Times New Roman" w:eastAsia="Times New Roman" w:hAnsi="Times New Roman" w:cs="Times New Roman"/>
          <w:color w:val="000000"/>
          <w:sz w:val="28"/>
          <w:szCs w:val="28"/>
        </w:rPr>
        <w:t>Chinese  /</w:t>
      </w:r>
      <w:proofErr w:type="gramEnd"/>
      <w:r>
        <w:rPr>
          <w:rFonts w:ascii="Times New Roman" w:eastAsia="Times New Roman" w:hAnsi="Times New Roman" w:cs="Times New Roman"/>
          <w:color w:val="000000"/>
          <w:sz w:val="28"/>
          <w:szCs w:val="28"/>
        </w:rPr>
        <w:t xml:space="preserve"> English. (not easy)</w:t>
      </w:r>
    </w:p>
    <w:p w14:paraId="052D6516" w14:textId="77777777" w:rsidR="002D62BF" w:rsidRDefault="00000000">
      <w:pPr>
        <w:numPr>
          <w:ilvl w:val="0"/>
          <w:numId w:val="31"/>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Hamburg / Dusseldorf. (large)</w:t>
      </w:r>
    </w:p>
    <w:p w14:paraId="398BA6A7" w14:textId="77777777" w:rsidR="002D62BF"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Total point=25       Good luck!</w:t>
      </w:r>
    </w:p>
    <w:p w14:paraId="3D852E35" w14:textId="77777777" w:rsidR="002D62BF" w:rsidRDefault="00000000">
      <w:pPr>
        <w:spacing w:line="240" w:lineRule="auto"/>
        <w:jc w:val="center"/>
        <w:rPr>
          <w:rFonts w:ascii="Times New Roman" w:eastAsia="Times New Roman" w:hAnsi="Times New Roman" w:cs="Times New Roman"/>
          <w:b/>
          <w:sz w:val="27"/>
          <w:szCs w:val="27"/>
        </w:rPr>
      </w:pPr>
      <w:r>
        <w:rPr>
          <w:rFonts w:ascii="Times New Roman" w:eastAsia="Times New Roman" w:hAnsi="Times New Roman" w:cs="Times New Roman"/>
          <w:b/>
          <w:sz w:val="27"/>
          <w:szCs w:val="27"/>
        </w:rPr>
        <w:lastRenderedPageBreak/>
        <w:t>KEY to unit-10                                 A version</w:t>
      </w:r>
    </w:p>
    <w:p w14:paraId="394A836B" w14:textId="77777777" w:rsidR="002D62BF" w:rsidRDefault="00000000">
      <w:pPr>
        <w:spacing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I. Label the pictures /5 points/</w:t>
      </w:r>
    </w:p>
    <w:p w14:paraId="7AA06361" w14:textId="77777777" w:rsidR="002D62BF" w:rsidRDefault="00000000">
      <w:pPr>
        <w:numPr>
          <w:ilvl w:val="1"/>
          <w:numId w:val="45"/>
        </w:numPr>
        <w:pBdr>
          <w:top w:val="nil"/>
          <w:left w:val="nil"/>
          <w:bottom w:val="nil"/>
          <w:right w:val="nil"/>
          <w:between w:val="nil"/>
        </w:pBdr>
        <w:spacing w:line="240" w:lineRule="auto"/>
        <w:ind w:left="284"/>
        <w:rPr>
          <w:rFonts w:ascii="Times New Roman" w:eastAsia="Times New Roman" w:hAnsi="Times New Roman" w:cs="Times New Roman"/>
          <w:i/>
          <w:color w:val="000000"/>
          <w:sz w:val="27"/>
          <w:szCs w:val="27"/>
        </w:rPr>
      </w:pPr>
      <w:r>
        <w:rPr>
          <w:rFonts w:ascii="Times New Roman" w:eastAsia="Times New Roman" w:hAnsi="Times New Roman" w:cs="Times New Roman"/>
          <w:i/>
          <w:color w:val="000000"/>
          <w:sz w:val="27"/>
          <w:szCs w:val="27"/>
        </w:rPr>
        <w:t xml:space="preserve">wetland zone b. desert steppe zone c. mountain forest steppe d. </w:t>
      </w:r>
      <w:proofErr w:type="gramStart"/>
      <w:r>
        <w:rPr>
          <w:rFonts w:ascii="Times New Roman" w:eastAsia="Times New Roman" w:hAnsi="Times New Roman" w:cs="Times New Roman"/>
          <w:i/>
          <w:color w:val="000000"/>
          <w:sz w:val="27"/>
          <w:szCs w:val="27"/>
        </w:rPr>
        <w:t>Gobi desert</w:t>
      </w:r>
      <w:proofErr w:type="gramEnd"/>
      <w:r>
        <w:rPr>
          <w:rFonts w:ascii="Times New Roman" w:eastAsia="Times New Roman" w:hAnsi="Times New Roman" w:cs="Times New Roman"/>
          <w:i/>
          <w:color w:val="000000"/>
          <w:sz w:val="27"/>
          <w:szCs w:val="27"/>
        </w:rPr>
        <w:t xml:space="preserve"> zone e. steppe zone</w:t>
      </w:r>
    </w:p>
    <w:p w14:paraId="76117353" w14:textId="77777777" w:rsidR="002D62BF" w:rsidRDefault="00000000">
      <w:pPr>
        <w:spacing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II. Translate the given words /5 points/</w:t>
      </w:r>
    </w:p>
    <w:p w14:paraId="1682375C" w14:textId="77777777" w:rsidR="002D62BF" w:rsidRDefault="00000000">
      <w:pPr>
        <w:numPr>
          <w:ilvl w:val="0"/>
          <w:numId w:val="24"/>
        </w:numPr>
        <w:pBdr>
          <w:top w:val="nil"/>
          <w:left w:val="nil"/>
          <w:bottom w:val="nil"/>
          <w:right w:val="nil"/>
          <w:between w:val="nil"/>
        </w:pBdr>
        <w:spacing w:line="240" w:lineRule="auto"/>
        <w:ind w:left="284" w:hanging="142"/>
        <w:rPr>
          <w:rFonts w:ascii="Times New Roman" w:eastAsia="Times New Roman" w:hAnsi="Times New Roman" w:cs="Times New Roman"/>
          <w:color w:val="000000"/>
          <w:sz w:val="27"/>
          <w:szCs w:val="27"/>
        </w:rPr>
      </w:pPr>
      <w:proofErr w:type="spellStart"/>
      <w:r>
        <w:rPr>
          <w:rFonts w:ascii="Times New Roman" w:eastAsia="Times New Roman" w:hAnsi="Times New Roman" w:cs="Times New Roman"/>
          <w:color w:val="000000"/>
          <w:sz w:val="27"/>
          <w:szCs w:val="27"/>
        </w:rPr>
        <w:t>шавьж</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үргээгч</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шавьжны</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хор</w:t>
      </w:r>
      <w:proofErr w:type="spellEnd"/>
      <w:r>
        <w:rPr>
          <w:rFonts w:ascii="Times New Roman" w:eastAsia="Times New Roman" w:hAnsi="Times New Roman" w:cs="Times New Roman"/>
          <w:color w:val="000000"/>
          <w:sz w:val="27"/>
          <w:szCs w:val="27"/>
        </w:rPr>
        <w:t xml:space="preserve"> 2. </w:t>
      </w:r>
      <w:proofErr w:type="spellStart"/>
      <w:r>
        <w:rPr>
          <w:rFonts w:ascii="Times New Roman" w:eastAsia="Times New Roman" w:hAnsi="Times New Roman" w:cs="Times New Roman"/>
          <w:color w:val="000000"/>
          <w:sz w:val="27"/>
          <w:szCs w:val="27"/>
        </w:rPr>
        <w:t>ууланд</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авиралтын</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гутал</w:t>
      </w:r>
      <w:proofErr w:type="spellEnd"/>
      <w:r>
        <w:rPr>
          <w:rFonts w:ascii="Times New Roman" w:eastAsia="Times New Roman" w:hAnsi="Times New Roman" w:cs="Times New Roman"/>
          <w:color w:val="000000"/>
          <w:sz w:val="27"/>
          <w:szCs w:val="27"/>
        </w:rPr>
        <w:t xml:space="preserve"> 3. </w:t>
      </w:r>
      <w:proofErr w:type="spellStart"/>
      <w:r>
        <w:rPr>
          <w:rFonts w:ascii="Times New Roman" w:eastAsia="Times New Roman" w:hAnsi="Times New Roman" w:cs="Times New Roman"/>
          <w:color w:val="000000"/>
          <w:sz w:val="27"/>
          <w:szCs w:val="27"/>
        </w:rPr>
        <w:t>луужин</w:t>
      </w:r>
      <w:proofErr w:type="spellEnd"/>
      <w:r>
        <w:rPr>
          <w:rFonts w:ascii="Times New Roman" w:eastAsia="Times New Roman" w:hAnsi="Times New Roman" w:cs="Times New Roman"/>
          <w:color w:val="000000"/>
          <w:sz w:val="27"/>
          <w:szCs w:val="27"/>
        </w:rPr>
        <w:t xml:space="preserve">                                        4. </w:t>
      </w:r>
      <w:proofErr w:type="spellStart"/>
      <w:r>
        <w:rPr>
          <w:rFonts w:ascii="Times New Roman" w:eastAsia="Times New Roman" w:hAnsi="Times New Roman" w:cs="Times New Roman"/>
          <w:color w:val="000000"/>
          <w:sz w:val="27"/>
          <w:szCs w:val="27"/>
        </w:rPr>
        <w:t>видео</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камер</w:t>
      </w:r>
      <w:proofErr w:type="spellEnd"/>
      <w:r>
        <w:rPr>
          <w:rFonts w:ascii="Times New Roman" w:eastAsia="Times New Roman" w:hAnsi="Times New Roman" w:cs="Times New Roman"/>
          <w:color w:val="000000"/>
          <w:sz w:val="27"/>
          <w:szCs w:val="27"/>
        </w:rPr>
        <w:t xml:space="preserve"> 5.  </w:t>
      </w:r>
      <w:proofErr w:type="spellStart"/>
      <w:r>
        <w:rPr>
          <w:rFonts w:ascii="Times New Roman" w:eastAsia="Times New Roman" w:hAnsi="Times New Roman" w:cs="Times New Roman"/>
          <w:color w:val="000000"/>
          <w:sz w:val="27"/>
          <w:szCs w:val="27"/>
        </w:rPr>
        <w:t>Анхны</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тусламжийн</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хайрцаг</w:t>
      </w:r>
      <w:proofErr w:type="spellEnd"/>
      <w:r>
        <w:rPr>
          <w:rFonts w:ascii="Times New Roman" w:eastAsia="Times New Roman" w:hAnsi="Times New Roman" w:cs="Times New Roman"/>
          <w:color w:val="000000"/>
          <w:sz w:val="27"/>
          <w:szCs w:val="27"/>
        </w:rPr>
        <w:t xml:space="preserve"> </w:t>
      </w:r>
    </w:p>
    <w:p w14:paraId="1C926FCF" w14:textId="77777777" w:rsidR="002D62BF" w:rsidRDefault="00000000">
      <w:pPr>
        <w:spacing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III. Match the new words to their meaning /5 points/</w:t>
      </w:r>
    </w:p>
    <w:p w14:paraId="38D81232" w14:textId="77777777" w:rsidR="002D62BF" w:rsidRDefault="00000000">
      <w:pPr>
        <w:spacing w:line="240" w:lineRule="auto"/>
        <w:ind w:left="355" w:right="58"/>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1b 2d 3e 4a 5c</w:t>
      </w:r>
    </w:p>
    <w:p w14:paraId="543ED244" w14:textId="77777777" w:rsidR="002D62BF" w:rsidRDefault="00000000">
      <w:pPr>
        <w:spacing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IV. Change the sentences into passive form /5 points/</w:t>
      </w:r>
    </w:p>
    <w:p w14:paraId="09156D32" w14:textId="77777777" w:rsidR="002D62BF" w:rsidRDefault="00000000">
      <w:pPr>
        <w:numPr>
          <w:ilvl w:val="0"/>
          <w:numId w:val="23"/>
        </w:numPr>
        <w:pBdr>
          <w:top w:val="nil"/>
          <w:left w:val="nil"/>
          <w:bottom w:val="nil"/>
          <w:right w:val="nil"/>
          <w:between w:val="nil"/>
        </w:pBdr>
        <w:spacing w:after="0" w:line="240" w:lineRule="auto"/>
        <w:rPr>
          <w:rFonts w:ascii="Times New Roman" w:eastAsia="Times New Roman" w:hAnsi="Times New Roman" w:cs="Times New Roman"/>
          <w:color w:val="000000"/>
          <w:sz w:val="27"/>
          <w:szCs w:val="27"/>
          <w:highlight w:val="white"/>
        </w:rPr>
      </w:pPr>
      <w:r>
        <w:rPr>
          <w:rFonts w:ascii="Times New Roman" w:eastAsia="Times New Roman" w:hAnsi="Times New Roman" w:cs="Times New Roman"/>
          <w:color w:val="000000"/>
          <w:sz w:val="27"/>
          <w:szCs w:val="27"/>
          <w:highlight w:val="white"/>
        </w:rPr>
        <w:t>Five banks had been robbed by those prisoners.</w:t>
      </w:r>
    </w:p>
    <w:p w14:paraId="160ADF9F" w14:textId="77777777" w:rsidR="002D62BF" w:rsidRDefault="00000000">
      <w:pPr>
        <w:numPr>
          <w:ilvl w:val="0"/>
          <w:numId w:val="23"/>
        </w:numPr>
        <w:pBdr>
          <w:top w:val="nil"/>
          <w:left w:val="nil"/>
          <w:bottom w:val="nil"/>
          <w:right w:val="nil"/>
          <w:between w:val="nil"/>
        </w:pBdr>
        <w:spacing w:after="0" w:line="240" w:lineRule="auto"/>
        <w:rPr>
          <w:rFonts w:ascii="Times New Roman" w:eastAsia="Times New Roman" w:hAnsi="Times New Roman" w:cs="Times New Roman"/>
          <w:color w:val="000000"/>
          <w:sz w:val="27"/>
          <w:szCs w:val="27"/>
          <w:highlight w:val="white"/>
        </w:rPr>
      </w:pPr>
      <w:r>
        <w:rPr>
          <w:rFonts w:ascii="Times New Roman" w:eastAsia="Times New Roman" w:hAnsi="Times New Roman" w:cs="Times New Roman"/>
          <w:color w:val="000000"/>
          <w:sz w:val="27"/>
          <w:szCs w:val="27"/>
          <w:highlight w:val="white"/>
        </w:rPr>
        <w:t>Had Silvia's life saved by Dr. Richard?</w:t>
      </w:r>
    </w:p>
    <w:p w14:paraId="3A31A30A" w14:textId="77777777" w:rsidR="002D62BF" w:rsidRDefault="00000000">
      <w:pPr>
        <w:numPr>
          <w:ilvl w:val="0"/>
          <w:numId w:val="23"/>
        </w:numPr>
        <w:pBdr>
          <w:top w:val="nil"/>
          <w:left w:val="nil"/>
          <w:bottom w:val="nil"/>
          <w:right w:val="nil"/>
          <w:between w:val="nil"/>
        </w:pBdr>
        <w:spacing w:after="0" w:line="240" w:lineRule="auto"/>
        <w:rPr>
          <w:rFonts w:ascii="Times New Roman" w:eastAsia="Times New Roman" w:hAnsi="Times New Roman" w:cs="Times New Roman"/>
          <w:color w:val="000000"/>
          <w:sz w:val="27"/>
          <w:szCs w:val="27"/>
          <w:highlight w:val="white"/>
        </w:rPr>
      </w:pPr>
      <w:r>
        <w:rPr>
          <w:rFonts w:ascii="Times New Roman" w:eastAsia="Times New Roman" w:hAnsi="Times New Roman" w:cs="Times New Roman"/>
          <w:color w:val="000000"/>
          <w:sz w:val="27"/>
          <w:szCs w:val="27"/>
          <w:highlight w:val="white"/>
        </w:rPr>
        <w:t>Another planet hadn’t been discovered by the Americans.</w:t>
      </w:r>
    </w:p>
    <w:p w14:paraId="1D488D07" w14:textId="77777777" w:rsidR="002D62BF" w:rsidRDefault="00000000">
      <w:pPr>
        <w:numPr>
          <w:ilvl w:val="0"/>
          <w:numId w:val="23"/>
        </w:numPr>
        <w:pBdr>
          <w:top w:val="nil"/>
          <w:left w:val="nil"/>
          <w:bottom w:val="nil"/>
          <w:right w:val="nil"/>
          <w:between w:val="nil"/>
        </w:pBdr>
        <w:spacing w:after="0" w:line="240" w:lineRule="auto"/>
        <w:rPr>
          <w:rFonts w:ascii="Times New Roman" w:eastAsia="Times New Roman" w:hAnsi="Times New Roman" w:cs="Times New Roman"/>
          <w:color w:val="000000"/>
          <w:sz w:val="27"/>
          <w:szCs w:val="27"/>
          <w:highlight w:val="white"/>
        </w:rPr>
      </w:pPr>
      <w:r>
        <w:rPr>
          <w:rFonts w:ascii="Times New Roman" w:eastAsia="Times New Roman" w:hAnsi="Times New Roman" w:cs="Times New Roman"/>
          <w:color w:val="000000"/>
          <w:sz w:val="27"/>
          <w:szCs w:val="27"/>
          <w:highlight w:val="white"/>
        </w:rPr>
        <w:t>The plan of that villa has been designed by George.</w:t>
      </w:r>
    </w:p>
    <w:p w14:paraId="03570995" w14:textId="77777777" w:rsidR="002D62BF" w:rsidRDefault="00000000">
      <w:pPr>
        <w:numPr>
          <w:ilvl w:val="0"/>
          <w:numId w:val="23"/>
        </w:numPr>
        <w:pBdr>
          <w:top w:val="nil"/>
          <w:left w:val="nil"/>
          <w:bottom w:val="nil"/>
          <w:right w:val="nil"/>
          <w:between w:val="nil"/>
        </w:pBdr>
        <w:spacing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color w:val="000000"/>
          <w:sz w:val="27"/>
          <w:szCs w:val="27"/>
          <w:highlight w:val="white"/>
        </w:rPr>
        <w:t xml:space="preserve">The fire </w:t>
      </w:r>
      <w:proofErr w:type="gramStart"/>
      <w:r>
        <w:rPr>
          <w:rFonts w:ascii="Times New Roman" w:eastAsia="Times New Roman" w:hAnsi="Times New Roman" w:cs="Times New Roman"/>
          <w:color w:val="000000"/>
          <w:sz w:val="27"/>
          <w:szCs w:val="27"/>
          <w:highlight w:val="white"/>
        </w:rPr>
        <w:t>have</w:t>
      </w:r>
      <w:proofErr w:type="gramEnd"/>
      <w:r>
        <w:rPr>
          <w:rFonts w:ascii="Times New Roman" w:eastAsia="Times New Roman" w:hAnsi="Times New Roman" w:cs="Times New Roman"/>
          <w:color w:val="000000"/>
          <w:sz w:val="27"/>
          <w:szCs w:val="27"/>
          <w:highlight w:val="white"/>
        </w:rPr>
        <w:t xml:space="preserve"> been put out by firefighters successfully.</w:t>
      </w:r>
    </w:p>
    <w:p w14:paraId="3D1749E8" w14:textId="77777777" w:rsidR="002D62BF" w:rsidRDefault="00000000">
      <w:pPr>
        <w:spacing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V. Complete the sentences using as…as and so... as /5 points/</w:t>
      </w:r>
    </w:p>
    <w:p w14:paraId="417B2CA3" w14:textId="77777777" w:rsidR="002D62BF" w:rsidRDefault="00000000">
      <w:pPr>
        <w:numPr>
          <w:ilvl w:val="0"/>
          <w:numId w:val="26"/>
        </w:numPr>
        <w:pBdr>
          <w:top w:val="nil"/>
          <w:left w:val="nil"/>
          <w:bottom w:val="nil"/>
          <w:right w:val="nil"/>
          <w:between w:val="nil"/>
        </w:pBdr>
        <w:spacing w:after="0" w:line="240" w:lineRule="auto"/>
        <w:rPr>
          <w:rFonts w:ascii="Times New Roman" w:eastAsia="Times New Roman" w:hAnsi="Times New Roman" w:cs="Times New Roman"/>
          <w:i/>
          <w:color w:val="000000"/>
          <w:sz w:val="27"/>
          <w:szCs w:val="27"/>
        </w:rPr>
      </w:pPr>
      <w:r>
        <w:rPr>
          <w:rFonts w:ascii="Times New Roman" w:eastAsia="Times New Roman" w:hAnsi="Times New Roman" w:cs="Times New Roman"/>
          <w:color w:val="000000"/>
          <w:sz w:val="27"/>
          <w:szCs w:val="27"/>
        </w:rPr>
        <w:t xml:space="preserve">January is as cold as February. 2. Spain is as hot as Portugal </w:t>
      </w:r>
    </w:p>
    <w:p w14:paraId="2D6C3D83" w14:textId="77777777" w:rsidR="002D62BF" w:rsidRDefault="00000000">
      <w:pPr>
        <w:spacing w:after="0" w:line="240" w:lineRule="auto"/>
        <w:ind w:left="360"/>
        <w:rPr>
          <w:rFonts w:ascii="Times New Roman" w:eastAsia="Times New Roman" w:hAnsi="Times New Roman" w:cs="Times New Roman"/>
          <w:i/>
          <w:sz w:val="27"/>
          <w:szCs w:val="27"/>
        </w:rPr>
      </w:pPr>
      <w:r>
        <w:rPr>
          <w:rFonts w:ascii="Times New Roman" w:eastAsia="Times New Roman" w:hAnsi="Times New Roman" w:cs="Times New Roman"/>
          <w:sz w:val="27"/>
          <w:szCs w:val="27"/>
        </w:rPr>
        <w:t xml:space="preserve">3.        A cat is not so </w:t>
      </w:r>
      <w:r>
        <w:rPr>
          <w:rFonts w:ascii="Times New Roman" w:eastAsia="Times New Roman" w:hAnsi="Times New Roman" w:cs="Times New Roman"/>
          <w:i/>
          <w:sz w:val="27"/>
          <w:szCs w:val="27"/>
        </w:rPr>
        <w:t>friendly</w:t>
      </w:r>
      <w:r>
        <w:rPr>
          <w:rFonts w:ascii="Times New Roman" w:eastAsia="Times New Roman" w:hAnsi="Times New Roman" w:cs="Times New Roman"/>
          <w:sz w:val="27"/>
          <w:szCs w:val="27"/>
        </w:rPr>
        <w:t xml:space="preserve"> as a dog 4. Italian food is as </w:t>
      </w:r>
      <w:r>
        <w:rPr>
          <w:rFonts w:ascii="Times New Roman" w:eastAsia="Times New Roman" w:hAnsi="Times New Roman" w:cs="Times New Roman"/>
          <w:i/>
          <w:sz w:val="27"/>
          <w:szCs w:val="27"/>
        </w:rPr>
        <w:t>delicious</w:t>
      </w:r>
      <w:r>
        <w:rPr>
          <w:rFonts w:ascii="Times New Roman" w:eastAsia="Times New Roman" w:hAnsi="Times New Roman" w:cs="Times New Roman"/>
          <w:sz w:val="27"/>
          <w:szCs w:val="27"/>
        </w:rPr>
        <w:t xml:space="preserve"> as French food.</w:t>
      </w:r>
    </w:p>
    <w:p w14:paraId="2C808B54" w14:textId="77777777" w:rsidR="002D62BF" w:rsidRDefault="00000000">
      <w:pPr>
        <w:spacing w:after="0" w:line="240" w:lineRule="auto"/>
        <w:rPr>
          <w:rFonts w:ascii="Times New Roman" w:eastAsia="Times New Roman" w:hAnsi="Times New Roman" w:cs="Times New Roman"/>
          <w:b/>
          <w:color w:val="0070C0"/>
          <w:sz w:val="27"/>
          <w:szCs w:val="27"/>
        </w:rPr>
      </w:pPr>
      <w:r>
        <w:rPr>
          <w:rFonts w:ascii="Times New Roman" w:eastAsia="Times New Roman" w:hAnsi="Times New Roman" w:cs="Times New Roman"/>
          <w:sz w:val="27"/>
          <w:szCs w:val="27"/>
        </w:rPr>
        <w:t xml:space="preserve">      5.       A bike is </w:t>
      </w:r>
      <w:r>
        <w:rPr>
          <w:rFonts w:ascii="Times New Roman" w:eastAsia="Times New Roman" w:hAnsi="Times New Roman" w:cs="Times New Roman"/>
          <w:i/>
          <w:sz w:val="27"/>
          <w:szCs w:val="27"/>
        </w:rPr>
        <w:t>not so fast</w:t>
      </w:r>
      <w:r>
        <w:rPr>
          <w:rFonts w:ascii="Times New Roman" w:eastAsia="Times New Roman" w:hAnsi="Times New Roman" w:cs="Times New Roman"/>
          <w:sz w:val="27"/>
          <w:szCs w:val="27"/>
        </w:rPr>
        <w:t xml:space="preserve"> as a motorbike </w:t>
      </w:r>
    </w:p>
    <w:p w14:paraId="5A6DECF5" w14:textId="77777777" w:rsidR="002D62BF" w:rsidRDefault="002D62BF">
      <w:pPr>
        <w:pBdr>
          <w:top w:val="nil"/>
          <w:left w:val="nil"/>
          <w:bottom w:val="nil"/>
          <w:right w:val="nil"/>
          <w:between w:val="nil"/>
        </w:pBdr>
        <w:spacing w:after="0" w:line="240" w:lineRule="auto"/>
        <w:ind w:left="1080"/>
        <w:jc w:val="center"/>
        <w:rPr>
          <w:rFonts w:ascii="Times New Roman" w:eastAsia="Times New Roman" w:hAnsi="Times New Roman" w:cs="Times New Roman"/>
          <w:b/>
          <w:color w:val="0070C0"/>
          <w:sz w:val="27"/>
          <w:szCs w:val="27"/>
        </w:rPr>
      </w:pPr>
    </w:p>
    <w:p w14:paraId="46284BDE" w14:textId="77777777" w:rsidR="002D62BF" w:rsidRDefault="00000000">
      <w:pPr>
        <w:pBdr>
          <w:top w:val="nil"/>
          <w:left w:val="nil"/>
          <w:bottom w:val="nil"/>
          <w:right w:val="nil"/>
          <w:between w:val="nil"/>
        </w:pBdr>
        <w:spacing w:after="0" w:line="240" w:lineRule="auto"/>
        <w:ind w:left="1080"/>
        <w:jc w:val="center"/>
        <w:rPr>
          <w:rFonts w:ascii="Times New Roman" w:eastAsia="Times New Roman" w:hAnsi="Times New Roman" w:cs="Times New Roman"/>
          <w:b/>
          <w:color w:val="0070C0"/>
          <w:sz w:val="27"/>
          <w:szCs w:val="27"/>
        </w:rPr>
      </w:pPr>
      <w:r>
        <w:rPr>
          <w:rFonts w:ascii="Times New Roman" w:eastAsia="Times New Roman" w:hAnsi="Times New Roman" w:cs="Times New Roman"/>
          <w:b/>
          <w:color w:val="0070C0"/>
          <w:sz w:val="27"/>
          <w:szCs w:val="27"/>
        </w:rPr>
        <w:t>B version</w:t>
      </w:r>
    </w:p>
    <w:p w14:paraId="12F36DD3" w14:textId="77777777" w:rsidR="002D62BF" w:rsidRDefault="00000000">
      <w:pPr>
        <w:numPr>
          <w:ilvl w:val="2"/>
          <w:numId w:val="45"/>
        </w:numPr>
        <w:pBdr>
          <w:top w:val="nil"/>
          <w:left w:val="nil"/>
          <w:bottom w:val="nil"/>
          <w:right w:val="nil"/>
          <w:between w:val="nil"/>
        </w:pBdr>
        <w:spacing w:after="0" w:line="240" w:lineRule="auto"/>
        <w:ind w:left="993"/>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Label the pictures /5 points/</w:t>
      </w:r>
    </w:p>
    <w:p w14:paraId="1FC8F9E4" w14:textId="77777777" w:rsidR="002D62BF" w:rsidRDefault="00000000">
      <w:pPr>
        <w:pBdr>
          <w:top w:val="nil"/>
          <w:left w:val="nil"/>
          <w:bottom w:val="nil"/>
          <w:right w:val="nil"/>
          <w:between w:val="nil"/>
        </w:pBdr>
        <w:spacing w:after="0" w:line="240" w:lineRule="auto"/>
        <w:ind w:left="993"/>
        <w:jc w:val="center"/>
        <w:rPr>
          <w:rFonts w:ascii="Times New Roman" w:eastAsia="Times New Roman" w:hAnsi="Times New Roman" w:cs="Times New Roman"/>
          <w:i/>
          <w:color w:val="000000"/>
          <w:sz w:val="27"/>
          <w:szCs w:val="27"/>
        </w:rPr>
      </w:pPr>
      <w:r>
        <w:rPr>
          <w:rFonts w:ascii="Times New Roman" w:eastAsia="Times New Roman" w:hAnsi="Times New Roman" w:cs="Times New Roman"/>
          <w:i/>
          <w:color w:val="000000"/>
          <w:sz w:val="27"/>
          <w:szCs w:val="27"/>
        </w:rPr>
        <w:t xml:space="preserve">1. </w:t>
      </w:r>
      <w:proofErr w:type="spellStart"/>
      <w:r>
        <w:rPr>
          <w:rFonts w:ascii="Times New Roman" w:eastAsia="Times New Roman" w:hAnsi="Times New Roman" w:cs="Times New Roman"/>
          <w:i/>
          <w:color w:val="000000"/>
          <w:sz w:val="27"/>
          <w:szCs w:val="27"/>
        </w:rPr>
        <w:t>Bogd</w:t>
      </w:r>
      <w:proofErr w:type="spellEnd"/>
      <w:r>
        <w:rPr>
          <w:rFonts w:ascii="Times New Roman" w:eastAsia="Times New Roman" w:hAnsi="Times New Roman" w:cs="Times New Roman"/>
          <w:i/>
          <w:color w:val="000000"/>
          <w:sz w:val="27"/>
          <w:szCs w:val="27"/>
        </w:rPr>
        <w:t xml:space="preserve"> khan palace museum-c 2. Central museum of Mongolian dinosaurs-d                            3. National history museum-e 4. </w:t>
      </w:r>
      <w:proofErr w:type="spellStart"/>
      <w:r>
        <w:rPr>
          <w:rFonts w:ascii="Times New Roman" w:eastAsia="Times New Roman" w:hAnsi="Times New Roman" w:cs="Times New Roman"/>
          <w:i/>
          <w:color w:val="000000"/>
          <w:sz w:val="27"/>
          <w:szCs w:val="27"/>
        </w:rPr>
        <w:t>Kharhorin</w:t>
      </w:r>
      <w:proofErr w:type="spellEnd"/>
      <w:r>
        <w:rPr>
          <w:rFonts w:ascii="Times New Roman" w:eastAsia="Times New Roman" w:hAnsi="Times New Roman" w:cs="Times New Roman"/>
          <w:i/>
          <w:color w:val="000000"/>
          <w:sz w:val="27"/>
          <w:szCs w:val="27"/>
        </w:rPr>
        <w:t xml:space="preserve"> museum-b 5. Erdene </w:t>
      </w:r>
      <w:proofErr w:type="spellStart"/>
      <w:r>
        <w:rPr>
          <w:rFonts w:ascii="Times New Roman" w:eastAsia="Times New Roman" w:hAnsi="Times New Roman" w:cs="Times New Roman"/>
          <w:i/>
          <w:color w:val="000000"/>
          <w:sz w:val="27"/>
          <w:szCs w:val="27"/>
        </w:rPr>
        <w:t>zuu</w:t>
      </w:r>
      <w:proofErr w:type="spellEnd"/>
      <w:r>
        <w:rPr>
          <w:rFonts w:ascii="Times New Roman" w:eastAsia="Times New Roman" w:hAnsi="Times New Roman" w:cs="Times New Roman"/>
          <w:i/>
          <w:color w:val="000000"/>
          <w:sz w:val="27"/>
          <w:szCs w:val="27"/>
        </w:rPr>
        <w:t xml:space="preserve"> monastery-a</w:t>
      </w:r>
    </w:p>
    <w:p w14:paraId="7C27692E" w14:textId="77777777" w:rsidR="002D62BF" w:rsidRDefault="00000000">
      <w:pPr>
        <w:numPr>
          <w:ilvl w:val="2"/>
          <w:numId w:val="45"/>
        </w:numPr>
        <w:pBdr>
          <w:top w:val="nil"/>
          <w:left w:val="nil"/>
          <w:bottom w:val="nil"/>
          <w:right w:val="nil"/>
          <w:between w:val="nil"/>
        </w:pBdr>
        <w:spacing w:after="0" w:line="240" w:lineRule="auto"/>
        <w:ind w:left="993"/>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Translate the given words /5 points/</w:t>
      </w:r>
    </w:p>
    <w:p w14:paraId="0EFB033F" w14:textId="77777777" w:rsidR="002D62BF" w:rsidRDefault="00000000">
      <w:pPr>
        <w:numPr>
          <w:ilvl w:val="0"/>
          <w:numId w:val="25"/>
        </w:numPr>
        <w:pBdr>
          <w:top w:val="nil"/>
          <w:left w:val="nil"/>
          <w:bottom w:val="nil"/>
          <w:right w:val="nil"/>
          <w:between w:val="nil"/>
        </w:pBdr>
        <w:spacing w:after="0" w:line="240" w:lineRule="auto"/>
        <w:ind w:left="284" w:hanging="284"/>
        <w:rPr>
          <w:rFonts w:ascii="Times New Roman" w:eastAsia="Times New Roman" w:hAnsi="Times New Roman" w:cs="Times New Roman"/>
          <w:color w:val="000000"/>
          <w:sz w:val="27"/>
          <w:szCs w:val="27"/>
        </w:rPr>
      </w:pPr>
      <w:proofErr w:type="spellStart"/>
      <w:r>
        <w:rPr>
          <w:rFonts w:ascii="Times New Roman" w:eastAsia="Times New Roman" w:hAnsi="Times New Roman" w:cs="Times New Roman"/>
          <w:color w:val="000000"/>
          <w:sz w:val="27"/>
          <w:szCs w:val="27"/>
        </w:rPr>
        <w:t>Үнэмлэх</w:t>
      </w:r>
      <w:proofErr w:type="spellEnd"/>
      <w:r>
        <w:rPr>
          <w:rFonts w:ascii="Times New Roman" w:eastAsia="Times New Roman" w:hAnsi="Times New Roman" w:cs="Times New Roman"/>
          <w:color w:val="000000"/>
          <w:sz w:val="27"/>
          <w:szCs w:val="27"/>
        </w:rPr>
        <w:t xml:space="preserve"> 2. </w:t>
      </w:r>
      <w:proofErr w:type="spellStart"/>
      <w:r>
        <w:rPr>
          <w:rFonts w:ascii="Times New Roman" w:eastAsia="Times New Roman" w:hAnsi="Times New Roman" w:cs="Times New Roman"/>
          <w:color w:val="000000"/>
          <w:sz w:val="27"/>
          <w:szCs w:val="27"/>
        </w:rPr>
        <w:t>хоёр</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нүдний</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дуран</w:t>
      </w:r>
      <w:proofErr w:type="spellEnd"/>
      <w:r>
        <w:rPr>
          <w:rFonts w:ascii="Times New Roman" w:eastAsia="Times New Roman" w:hAnsi="Times New Roman" w:cs="Times New Roman"/>
          <w:color w:val="000000"/>
          <w:sz w:val="27"/>
          <w:szCs w:val="27"/>
        </w:rPr>
        <w:t xml:space="preserve"> 3. </w:t>
      </w:r>
      <w:proofErr w:type="spellStart"/>
      <w:r>
        <w:rPr>
          <w:rFonts w:ascii="Times New Roman" w:eastAsia="Times New Roman" w:hAnsi="Times New Roman" w:cs="Times New Roman"/>
          <w:color w:val="000000"/>
          <w:sz w:val="27"/>
          <w:szCs w:val="27"/>
        </w:rPr>
        <w:t>газрын</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зураг</w:t>
      </w:r>
      <w:proofErr w:type="spellEnd"/>
      <w:r>
        <w:rPr>
          <w:rFonts w:ascii="Times New Roman" w:eastAsia="Times New Roman" w:hAnsi="Times New Roman" w:cs="Times New Roman"/>
          <w:color w:val="000000"/>
          <w:sz w:val="27"/>
          <w:szCs w:val="27"/>
        </w:rPr>
        <w:t xml:space="preserve"> 4. </w:t>
      </w:r>
      <w:proofErr w:type="spellStart"/>
      <w:r>
        <w:rPr>
          <w:rFonts w:ascii="Times New Roman" w:eastAsia="Times New Roman" w:hAnsi="Times New Roman" w:cs="Times New Roman"/>
          <w:color w:val="000000"/>
          <w:sz w:val="27"/>
          <w:szCs w:val="27"/>
        </w:rPr>
        <w:t>ариун</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цэврийн</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хэрэгсэл</w:t>
      </w:r>
      <w:proofErr w:type="spellEnd"/>
      <w:r>
        <w:rPr>
          <w:rFonts w:ascii="Times New Roman" w:eastAsia="Times New Roman" w:hAnsi="Times New Roman" w:cs="Times New Roman"/>
          <w:color w:val="000000"/>
          <w:sz w:val="27"/>
          <w:szCs w:val="27"/>
        </w:rPr>
        <w:t xml:space="preserve"> 5. </w:t>
      </w:r>
      <w:proofErr w:type="spellStart"/>
      <w:r>
        <w:rPr>
          <w:rFonts w:ascii="Times New Roman" w:eastAsia="Times New Roman" w:hAnsi="Times New Roman" w:cs="Times New Roman"/>
          <w:color w:val="000000"/>
          <w:sz w:val="27"/>
          <w:szCs w:val="27"/>
        </w:rPr>
        <w:t>Гар</w:t>
      </w:r>
      <w:proofErr w:type="spellEnd"/>
      <w:r>
        <w:rPr>
          <w:rFonts w:ascii="Times New Roman" w:eastAsia="Times New Roman" w:hAnsi="Times New Roman" w:cs="Times New Roman"/>
          <w:color w:val="000000"/>
          <w:sz w:val="27"/>
          <w:szCs w:val="27"/>
        </w:rPr>
        <w:t xml:space="preserve"> </w:t>
      </w:r>
      <w:proofErr w:type="spellStart"/>
      <w:r>
        <w:rPr>
          <w:rFonts w:ascii="Times New Roman" w:eastAsia="Times New Roman" w:hAnsi="Times New Roman" w:cs="Times New Roman"/>
          <w:color w:val="000000"/>
          <w:sz w:val="27"/>
          <w:szCs w:val="27"/>
        </w:rPr>
        <w:t>чийдэн</w:t>
      </w:r>
      <w:proofErr w:type="spellEnd"/>
    </w:p>
    <w:p w14:paraId="4EB85357" w14:textId="77777777" w:rsidR="002D62BF" w:rsidRDefault="00000000">
      <w:pPr>
        <w:numPr>
          <w:ilvl w:val="2"/>
          <w:numId w:val="45"/>
        </w:numPr>
        <w:pBdr>
          <w:top w:val="nil"/>
          <w:left w:val="nil"/>
          <w:bottom w:val="nil"/>
          <w:right w:val="nil"/>
          <w:between w:val="nil"/>
        </w:pBdr>
        <w:spacing w:line="240" w:lineRule="auto"/>
        <w:ind w:left="993"/>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Match the new words to their meaning /5 points/</w:t>
      </w:r>
    </w:p>
    <w:p w14:paraId="10620713" w14:textId="77777777" w:rsidR="002D62BF" w:rsidRDefault="00000000">
      <w:pPr>
        <w:spacing w:line="240" w:lineRule="auto"/>
        <w:rPr>
          <w:rFonts w:ascii="Times New Roman" w:eastAsia="Times New Roman" w:hAnsi="Times New Roman" w:cs="Times New Roman"/>
          <w:b/>
          <w:sz w:val="27"/>
          <w:szCs w:val="27"/>
        </w:rPr>
      </w:pPr>
      <w:r>
        <w:rPr>
          <w:rFonts w:ascii="Times New Roman" w:eastAsia="Times New Roman" w:hAnsi="Times New Roman" w:cs="Times New Roman"/>
          <w:sz w:val="28"/>
          <w:szCs w:val="28"/>
        </w:rPr>
        <w:t xml:space="preserve">         1b, 2a, 3d, 4c, 5e</w:t>
      </w:r>
    </w:p>
    <w:p w14:paraId="1BB62EE8" w14:textId="77777777" w:rsidR="002D62BF" w:rsidRDefault="00000000">
      <w:pPr>
        <w:numPr>
          <w:ilvl w:val="2"/>
          <w:numId w:val="45"/>
        </w:numPr>
        <w:pBdr>
          <w:top w:val="nil"/>
          <w:left w:val="nil"/>
          <w:bottom w:val="nil"/>
          <w:right w:val="nil"/>
          <w:between w:val="nil"/>
        </w:pBdr>
        <w:spacing w:after="0" w:line="240" w:lineRule="auto"/>
        <w:ind w:left="993" w:hanging="709"/>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Change the sentences into passive form /5 points/</w:t>
      </w:r>
    </w:p>
    <w:p w14:paraId="37324D4D" w14:textId="77777777" w:rsidR="002D62BF" w:rsidRDefault="00000000">
      <w:pPr>
        <w:numPr>
          <w:ilvl w:val="0"/>
          <w:numId w:val="28"/>
        </w:numPr>
        <w:pBdr>
          <w:top w:val="nil"/>
          <w:left w:val="nil"/>
          <w:bottom w:val="nil"/>
          <w:right w:val="nil"/>
          <w:between w:val="nil"/>
        </w:pBdr>
        <w:spacing w:after="0" w:line="240" w:lineRule="auto"/>
        <w:rPr>
          <w:rFonts w:ascii="Times New Roman" w:eastAsia="Times New Roman" w:hAnsi="Times New Roman" w:cs="Times New Roman"/>
          <w:b/>
          <w:color w:val="000000"/>
          <w:sz w:val="27"/>
          <w:szCs w:val="27"/>
        </w:rPr>
      </w:pPr>
      <w:r>
        <w:rPr>
          <w:rFonts w:ascii="Times New Roman" w:eastAsia="Times New Roman" w:hAnsi="Times New Roman" w:cs="Times New Roman"/>
          <w:color w:val="000000"/>
          <w:sz w:val="27"/>
          <w:szCs w:val="27"/>
          <w:highlight w:val="white"/>
        </w:rPr>
        <w:t xml:space="preserve">The bank robbers have been arrested by policemen. </w:t>
      </w:r>
    </w:p>
    <w:p w14:paraId="1FCC66B4" w14:textId="77777777" w:rsidR="002D62BF" w:rsidRDefault="00000000">
      <w:pPr>
        <w:numPr>
          <w:ilvl w:val="0"/>
          <w:numId w:val="28"/>
        </w:numPr>
        <w:pBdr>
          <w:top w:val="nil"/>
          <w:left w:val="nil"/>
          <w:bottom w:val="nil"/>
          <w:right w:val="nil"/>
          <w:between w:val="nil"/>
        </w:pBdr>
        <w:spacing w:after="0" w:line="240" w:lineRule="auto"/>
        <w:rPr>
          <w:rFonts w:ascii="Times New Roman" w:eastAsia="Times New Roman" w:hAnsi="Times New Roman" w:cs="Times New Roman"/>
          <w:color w:val="000000"/>
          <w:sz w:val="27"/>
          <w:szCs w:val="27"/>
          <w:highlight w:val="white"/>
        </w:rPr>
      </w:pPr>
      <w:r>
        <w:rPr>
          <w:rFonts w:ascii="Times New Roman" w:eastAsia="Times New Roman" w:hAnsi="Times New Roman" w:cs="Times New Roman"/>
          <w:color w:val="000000"/>
          <w:sz w:val="27"/>
          <w:szCs w:val="27"/>
          <w:highlight w:val="white"/>
        </w:rPr>
        <w:t>Our party had already been planned /by us/.</w:t>
      </w:r>
    </w:p>
    <w:p w14:paraId="7F8CD829" w14:textId="77777777" w:rsidR="002D62BF" w:rsidRDefault="00000000">
      <w:pPr>
        <w:numPr>
          <w:ilvl w:val="0"/>
          <w:numId w:val="28"/>
        </w:numPr>
        <w:pBdr>
          <w:top w:val="nil"/>
          <w:left w:val="nil"/>
          <w:bottom w:val="nil"/>
          <w:right w:val="nil"/>
          <w:between w:val="nil"/>
        </w:pBdr>
        <w:spacing w:after="0" w:line="240" w:lineRule="auto"/>
        <w:rPr>
          <w:rFonts w:ascii="Times New Roman" w:eastAsia="Times New Roman" w:hAnsi="Times New Roman" w:cs="Times New Roman"/>
          <w:color w:val="000000"/>
          <w:sz w:val="27"/>
          <w:szCs w:val="27"/>
          <w:highlight w:val="white"/>
        </w:rPr>
      </w:pPr>
      <w:r>
        <w:rPr>
          <w:rFonts w:ascii="Times New Roman" w:eastAsia="Times New Roman" w:hAnsi="Times New Roman" w:cs="Times New Roman"/>
          <w:color w:val="000000"/>
          <w:sz w:val="27"/>
          <w:szCs w:val="27"/>
          <w:highlight w:val="white"/>
        </w:rPr>
        <w:t xml:space="preserve">All windows had been broken by those people. </w:t>
      </w:r>
    </w:p>
    <w:p w14:paraId="594D95C1" w14:textId="77777777" w:rsidR="002D62BF" w:rsidRDefault="00000000">
      <w:pPr>
        <w:numPr>
          <w:ilvl w:val="0"/>
          <w:numId w:val="28"/>
        </w:numPr>
        <w:pBdr>
          <w:top w:val="nil"/>
          <w:left w:val="nil"/>
          <w:bottom w:val="nil"/>
          <w:right w:val="nil"/>
          <w:between w:val="nil"/>
        </w:pBdr>
        <w:spacing w:after="0" w:line="240" w:lineRule="auto"/>
        <w:rPr>
          <w:rFonts w:ascii="Times New Roman" w:eastAsia="Times New Roman" w:hAnsi="Times New Roman" w:cs="Times New Roman"/>
          <w:color w:val="000000"/>
          <w:sz w:val="27"/>
          <w:szCs w:val="27"/>
          <w:highlight w:val="white"/>
        </w:rPr>
      </w:pPr>
      <w:r>
        <w:rPr>
          <w:rFonts w:ascii="Times New Roman" w:eastAsia="Times New Roman" w:hAnsi="Times New Roman" w:cs="Times New Roman"/>
          <w:color w:val="000000"/>
          <w:sz w:val="27"/>
          <w:szCs w:val="27"/>
          <w:highlight w:val="white"/>
        </w:rPr>
        <w:t>Had an opera been sung by Zaya?</w:t>
      </w:r>
    </w:p>
    <w:p w14:paraId="1076E682" w14:textId="77777777" w:rsidR="002D62BF" w:rsidRDefault="00000000">
      <w:pPr>
        <w:numPr>
          <w:ilvl w:val="0"/>
          <w:numId w:val="28"/>
        </w:numPr>
        <w:pBdr>
          <w:top w:val="nil"/>
          <w:left w:val="nil"/>
          <w:bottom w:val="nil"/>
          <w:right w:val="nil"/>
          <w:between w:val="nil"/>
        </w:pBdr>
        <w:spacing w:after="0" w:line="240" w:lineRule="auto"/>
        <w:rPr>
          <w:rFonts w:ascii="Times New Roman" w:eastAsia="Times New Roman" w:hAnsi="Times New Roman" w:cs="Times New Roman"/>
          <w:color w:val="000000"/>
          <w:sz w:val="27"/>
          <w:szCs w:val="27"/>
          <w:highlight w:val="white"/>
        </w:rPr>
      </w:pPr>
      <w:r>
        <w:rPr>
          <w:rFonts w:ascii="Times New Roman" w:eastAsia="Times New Roman" w:hAnsi="Times New Roman" w:cs="Times New Roman"/>
          <w:color w:val="000000"/>
          <w:sz w:val="27"/>
          <w:szCs w:val="27"/>
          <w:highlight w:val="white"/>
        </w:rPr>
        <w:t xml:space="preserve">His project hasn’t been finished by </w:t>
      </w:r>
      <w:proofErr w:type="spellStart"/>
      <w:r>
        <w:rPr>
          <w:rFonts w:ascii="Times New Roman" w:eastAsia="Times New Roman" w:hAnsi="Times New Roman" w:cs="Times New Roman"/>
          <w:color w:val="000000"/>
          <w:sz w:val="27"/>
          <w:szCs w:val="27"/>
          <w:highlight w:val="white"/>
        </w:rPr>
        <w:t>Ganaa</w:t>
      </w:r>
      <w:proofErr w:type="spellEnd"/>
    </w:p>
    <w:p w14:paraId="3C75B117" w14:textId="77777777" w:rsidR="002D62BF" w:rsidRDefault="00000000">
      <w:pPr>
        <w:numPr>
          <w:ilvl w:val="2"/>
          <w:numId w:val="45"/>
        </w:numPr>
        <w:pBdr>
          <w:top w:val="nil"/>
          <w:left w:val="nil"/>
          <w:bottom w:val="nil"/>
          <w:right w:val="nil"/>
          <w:between w:val="nil"/>
        </w:pBdr>
        <w:spacing w:after="0" w:line="240" w:lineRule="auto"/>
        <w:ind w:left="1276" w:hanging="850"/>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Complete the sentences using as…as and so... as /5 points/</w:t>
      </w:r>
    </w:p>
    <w:p w14:paraId="0A178B1D" w14:textId="77777777" w:rsidR="002D62BF" w:rsidRDefault="00000000">
      <w:pPr>
        <w:numPr>
          <w:ilvl w:val="0"/>
          <w:numId w:val="27"/>
        </w:numPr>
        <w:pBdr>
          <w:top w:val="nil"/>
          <w:left w:val="nil"/>
          <w:bottom w:val="nil"/>
          <w:right w:val="nil"/>
          <w:between w:val="nil"/>
        </w:pBd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Australia is not so small as Germany. 2. Life in a town as busy as life in a village. </w:t>
      </w:r>
    </w:p>
    <w:p w14:paraId="44407D26" w14:textId="77777777" w:rsidR="002D62BF" w:rsidRDefault="00000000">
      <w:pPr>
        <w:spacing w:after="0" w:line="240" w:lineRule="auto"/>
        <w:ind w:left="360"/>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3. Wine is as strong as champagne.           4. Chinese is not so easy as English. </w:t>
      </w:r>
    </w:p>
    <w:p w14:paraId="790DFBAF" w14:textId="77777777" w:rsidR="002D62BF" w:rsidRDefault="00000000">
      <w:pPr>
        <w:spacing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      5. Hamburg is as large as Dusseldorf. </w:t>
      </w:r>
    </w:p>
    <w:p w14:paraId="287D6375" w14:textId="77777777" w:rsidR="002D62BF" w:rsidRDefault="002D62BF">
      <w:pPr>
        <w:spacing w:line="240" w:lineRule="auto"/>
        <w:rPr>
          <w:rFonts w:ascii="Times New Roman" w:eastAsia="Times New Roman" w:hAnsi="Times New Roman" w:cs="Times New Roman"/>
          <w:sz w:val="27"/>
          <w:szCs w:val="27"/>
        </w:rPr>
      </w:pPr>
    </w:p>
    <w:p w14:paraId="6D5D5525" w14:textId="77777777" w:rsidR="002D62BF" w:rsidRDefault="002D62BF">
      <w:pPr>
        <w:spacing w:line="240" w:lineRule="auto"/>
        <w:rPr>
          <w:rFonts w:ascii="Times New Roman" w:eastAsia="Times New Roman" w:hAnsi="Times New Roman" w:cs="Times New Roman"/>
          <w:sz w:val="27"/>
          <w:szCs w:val="27"/>
        </w:rPr>
      </w:pPr>
    </w:p>
    <w:p w14:paraId="30985DE2" w14:textId="77777777" w:rsidR="002D62BF" w:rsidRDefault="002D62BF">
      <w:pPr>
        <w:spacing w:line="240" w:lineRule="auto"/>
        <w:rPr>
          <w:rFonts w:ascii="Times New Roman" w:eastAsia="Times New Roman" w:hAnsi="Times New Roman" w:cs="Times New Roman"/>
          <w:sz w:val="27"/>
          <w:szCs w:val="27"/>
        </w:rPr>
      </w:pPr>
    </w:p>
    <w:p w14:paraId="6056813D" w14:textId="77777777" w:rsidR="002D62BF" w:rsidRDefault="002D62BF">
      <w:pPr>
        <w:spacing w:line="240" w:lineRule="auto"/>
        <w:rPr>
          <w:rFonts w:ascii="Times New Roman" w:eastAsia="Times New Roman" w:hAnsi="Times New Roman" w:cs="Times New Roman"/>
          <w:sz w:val="27"/>
          <w:szCs w:val="27"/>
        </w:rPr>
      </w:pPr>
    </w:p>
    <w:p w14:paraId="71A8EEB4" w14:textId="77777777" w:rsidR="002D62BF" w:rsidRDefault="002D62BF">
      <w:pPr>
        <w:spacing w:line="240" w:lineRule="auto"/>
        <w:rPr>
          <w:rFonts w:ascii="Times New Roman" w:eastAsia="Times New Roman" w:hAnsi="Times New Roman" w:cs="Times New Roman"/>
          <w:sz w:val="27"/>
          <w:szCs w:val="27"/>
        </w:rPr>
      </w:pPr>
    </w:p>
    <w:p w14:paraId="78DA5EA8" w14:textId="77777777" w:rsidR="002D62BF" w:rsidRDefault="002D62BF">
      <w:pPr>
        <w:spacing w:line="240" w:lineRule="auto"/>
        <w:rPr>
          <w:rFonts w:ascii="Times New Roman" w:eastAsia="Times New Roman" w:hAnsi="Times New Roman" w:cs="Times New Roman"/>
          <w:sz w:val="27"/>
          <w:szCs w:val="27"/>
        </w:rPr>
      </w:pPr>
    </w:p>
    <w:p w14:paraId="6C6E4931" w14:textId="77777777" w:rsidR="002D62BF" w:rsidRDefault="002D62BF">
      <w:pPr>
        <w:spacing w:line="240" w:lineRule="auto"/>
        <w:rPr>
          <w:rFonts w:ascii="Times New Roman" w:eastAsia="Times New Roman" w:hAnsi="Times New Roman" w:cs="Times New Roman"/>
          <w:sz w:val="27"/>
          <w:szCs w:val="27"/>
        </w:rPr>
      </w:pPr>
    </w:p>
    <w:p w14:paraId="5DFAC7DF" w14:textId="77777777" w:rsidR="002D62BF" w:rsidRDefault="002D62BF">
      <w:pPr>
        <w:spacing w:line="240" w:lineRule="auto"/>
        <w:rPr>
          <w:rFonts w:ascii="Times New Roman" w:eastAsia="Times New Roman" w:hAnsi="Times New Roman" w:cs="Times New Roman"/>
          <w:sz w:val="27"/>
          <w:szCs w:val="27"/>
        </w:rPr>
      </w:pPr>
    </w:p>
    <w:p w14:paraId="78D2A594" w14:textId="77777777" w:rsidR="002D62BF" w:rsidRDefault="002D62BF">
      <w:pPr>
        <w:spacing w:line="240" w:lineRule="auto"/>
        <w:rPr>
          <w:rFonts w:ascii="Times New Roman" w:eastAsia="Times New Roman" w:hAnsi="Times New Roman" w:cs="Times New Roman"/>
          <w:sz w:val="27"/>
          <w:szCs w:val="27"/>
        </w:rPr>
      </w:pPr>
    </w:p>
    <w:p w14:paraId="44270A5D" w14:textId="77777777" w:rsidR="002D62BF" w:rsidRDefault="002D62BF">
      <w:pPr>
        <w:spacing w:line="240" w:lineRule="auto"/>
        <w:rPr>
          <w:rFonts w:ascii="Times New Roman" w:eastAsia="Times New Roman" w:hAnsi="Times New Roman" w:cs="Times New Roman"/>
          <w:sz w:val="27"/>
          <w:szCs w:val="27"/>
        </w:rPr>
      </w:pPr>
    </w:p>
    <w:p w14:paraId="28C56555" w14:textId="77777777" w:rsidR="002D62BF" w:rsidRDefault="002D62BF">
      <w:pPr>
        <w:spacing w:line="240" w:lineRule="auto"/>
        <w:rPr>
          <w:rFonts w:ascii="Times New Roman" w:eastAsia="Times New Roman" w:hAnsi="Times New Roman" w:cs="Times New Roman"/>
          <w:sz w:val="27"/>
          <w:szCs w:val="27"/>
        </w:rPr>
      </w:pPr>
    </w:p>
    <w:p w14:paraId="37CD35A9" w14:textId="77777777" w:rsidR="002D62BF" w:rsidRDefault="002D62BF">
      <w:pPr>
        <w:spacing w:line="240" w:lineRule="auto"/>
        <w:rPr>
          <w:rFonts w:ascii="Times New Roman" w:eastAsia="Times New Roman" w:hAnsi="Times New Roman" w:cs="Times New Roman"/>
          <w:sz w:val="27"/>
          <w:szCs w:val="27"/>
        </w:rPr>
      </w:pPr>
    </w:p>
    <w:p w14:paraId="56906EAF" w14:textId="77777777" w:rsidR="002D62BF" w:rsidRDefault="002D62BF">
      <w:pPr>
        <w:spacing w:line="240" w:lineRule="auto"/>
        <w:rPr>
          <w:rFonts w:ascii="Times New Roman" w:eastAsia="Times New Roman" w:hAnsi="Times New Roman" w:cs="Times New Roman"/>
          <w:sz w:val="27"/>
          <w:szCs w:val="27"/>
        </w:rPr>
      </w:pPr>
    </w:p>
    <w:p w14:paraId="7DF304B0" w14:textId="77777777" w:rsidR="002D62BF" w:rsidRDefault="002D62BF">
      <w:pPr>
        <w:spacing w:line="240" w:lineRule="auto"/>
        <w:rPr>
          <w:rFonts w:ascii="Times New Roman" w:eastAsia="Times New Roman" w:hAnsi="Times New Roman" w:cs="Times New Roman"/>
          <w:sz w:val="27"/>
          <w:szCs w:val="27"/>
        </w:rPr>
      </w:pPr>
    </w:p>
    <w:p w14:paraId="6F07E153" w14:textId="77777777" w:rsidR="002D62BF" w:rsidRDefault="002D62BF">
      <w:pPr>
        <w:spacing w:line="240" w:lineRule="auto"/>
        <w:rPr>
          <w:rFonts w:ascii="Times New Roman" w:eastAsia="Times New Roman" w:hAnsi="Times New Roman" w:cs="Times New Roman"/>
          <w:sz w:val="27"/>
          <w:szCs w:val="27"/>
        </w:rPr>
      </w:pPr>
    </w:p>
    <w:p w14:paraId="1C5C2411" w14:textId="77777777" w:rsidR="002D62BF" w:rsidRDefault="002D62BF">
      <w:pPr>
        <w:spacing w:line="240" w:lineRule="auto"/>
        <w:rPr>
          <w:rFonts w:ascii="Times New Roman" w:eastAsia="Times New Roman" w:hAnsi="Times New Roman" w:cs="Times New Roman"/>
          <w:sz w:val="27"/>
          <w:szCs w:val="27"/>
        </w:rPr>
      </w:pPr>
    </w:p>
    <w:p w14:paraId="15E05DD8" w14:textId="77777777" w:rsidR="002D62BF" w:rsidRDefault="002D62BF">
      <w:pPr>
        <w:spacing w:line="240" w:lineRule="auto"/>
        <w:rPr>
          <w:rFonts w:ascii="Times New Roman" w:eastAsia="Times New Roman" w:hAnsi="Times New Roman" w:cs="Times New Roman"/>
          <w:sz w:val="27"/>
          <w:szCs w:val="27"/>
        </w:rPr>
      </w:pPr>
    </w:p>
    <w:p w14:paraId="5B7CEDC0" w14:textId="77777777" w:rsidR="002D62BF" w:rsidRDefault="002D62BF">
      <w:pPr>
        <w:spacing w:line="240" w:lineRule="auto"/>
        <w:rPr>
          <w:rFonts w:ascii="Times New Roman" w:eastAsia="Times New Roman" w:hAnsi="Times New Roman" w:cs="Times New Roman"/>
          <w:sz w:val="27"/>
          <w:szCs w:val="27"/>
        </w:rPr>
      </w:pPr>
    </w:p>
    <w:p w14:paraId="62B9C720" w14:textId="77777777" w:rsidR="002D62BF" w:rsidRDefault="002D62BF">
      <w:pPr>
        <w:spacing w:line="240" w:lineRule="auto"/>
        <w:rPr>
          <w:rFonts w:ascii="Times New Roman" w:eastAsia="Times New Roman" w:hAnsi="Times New Roman" w:cs="Times New Roman"/>
          <w:sz w:val="27"/>
          <w:szCs w:val="27"/>
        </w:rPr>
      </w:pPr>
    </w:p>
    <w:p w14:paraId="0C18F171" w14:textId="77777777" w:rsidR="002D62BF" w:rsidRDefault="002D62BF">
      <w:pPr>
        <w:spacing w:line="240" w:lineRule="auto"/>
        <w:rPr>
          <w:rFonts w:ascii="Times New Roman" w:eastAsia="Times New Roman" w:hAnsi="Times New Roman" w:cs="Times New Roman"/>
          <w:sz w:val="27"/>
          <w:szCs w:val="27"/>
        </w:rPr>
      </w:pPr>
    </w:p>
    <w:p w14:paraId="33F33539" w14:textId="77777777" w:rsidR="002D62BF" w:rsidRDefault="002D62BF">
      <w:pPr>
        <w:spacing w:line="240" w:lineRule="auto"/>
        <w:rPr>
          <w:rFonts w:ascii="Times New Roman" w:eastAsia="Times New Roman" w:hAnsi="Times New Roman" w:cs="Times New Roman"/>
          <w:sz w:val="27"/>
          <w:szCs w:val="27"/>
        </w:rPr>
      </w:pPr>
    </w:p>
    <w:p w14:paraId="144D95E4" w14:textId="77777777" w:rsidR="002D62BF" w:rsidRDefault="002D62BF">
      <w:pPr>
        <w:spacing w:line="240" w:lineRule="auto"/>
        <w:rPr>
          <w:rFonts w:ascii="Times New Roman" w:eastAsia="Times New Roman" w:hAnsi="Times New Roman" w:cs="Times New Roman"/>
          <w:sz w:val="27"/>
          <w:szCs w:val="27"/>
        </w:rPr>
      </w:pPr>
    </w:p>
    <w:p w14:paraId="7F7BF88F" w14:textId="77777777" w:rsidR="002D62BF" w:rsidRDefault="002D62BF">
      <w:pPr>
        <w:spacing w:line="240" w:lineRule="auto"/>
        <w:rPr>
          <w:rFonts w:ascii="Times New Roman" w:eastAsia="Times New Roman" w:hAnsi="Times New Roman" w:cs="Times New Roman"/>
          <w:sz w:val="27"/>
          <w:szCs w:val="27"/>
        </w:rPr>
      </w:pPr>
    </w:p>
    <w:p w14:paraId="51FB70A5" w14:textId="77777777" w:rsidR="002D62BF" w:rsidRDefault="002D62BF">
      <w:pPr>
        <w:spacing w:line="240" w:lineRule="auto"/>
        <w:rPr>
          <w:rFonts w:ascii="Times New Roman" w:eastAsia="Times New Roman" w:hAnsi="Times New Roman" w:cs="Times New Roman"/>
          <w:sz w:val="27"/>
          <w:szCs w:val="27"/>
        </w:rPr>
      </w:pPr>
    </w:p>
    <w:p w14:paraId="361D5CF5" w14:textId="77777777" w:rsidR="002D62BF" w:rsidRDefault="00000000">
      <w:pPr>
        <w:pBdr>
          <w:top w:val="nil"/>
          <w:left w:val="nil"/>
          <w:bottom w:val="nil"/>
          <w:right w:val="nil"/>
          <w:between w:val="nil"/>
        </w:pBdr>
        <w:spacing w:after="0" w:line="240" w:lineRule="auto"/>
        <w:ind w:left="396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Unit-6; “Habitat interaction”</w:t>
      </w:r>
    </w:p>
    <w:p w14:paraId="1F83F5E0"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Caterpillar-</w:t>
      </w:r>
    </w:p>
    <w:p w14:paraId="247C682B"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Cell-</w:t>
      </w:r>
    </w:p>
    <w:p w14:paraId="53B512A3"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Cellular-</w:t>
      </w:r>
    </w:p>
    <w:p w14:paraId="6498C8F6"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Chemical reaction-</w:t>
      </w:r>
    </w:p>
    <w:p w14:paraId="546265B9"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Absorb-</w:t>
      </w:r>
    </w:p>
    <w:p w14:paraId="5DE55AAC"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Omnivore-</w:t>
      </w:r>
    </w:p>
    <w:p w14:paraId="42D46AFA"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Oxygen-</w:t>
      </w:r>
    </w:p>
    <w:p w14:paraId="6A18C146"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Predator-</w:t>
      </w:r>
    </w:p>
    <w:p w14:paraId="52BB8D12"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Prey-</w:t>
      </w:r>
    </w:p>
    <w:p w14:paraId="001FC1F0"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Adapt-</w:t>
      </w:r>
    </w:p>
    <w:p w14:paraId="5D5FB1DC"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Affect-</w:t>
      </w:r>
    </w:p>
    <w:p w14:paraId="3B371C11"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Algae-</w:t>
      </w:r>
    </w:p>
    <w:p w14:paraId="4C3C838E"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Alter-</w:t>
      </w:r>
    </w:p>
    <w:p w14:paraId="488FAE16"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Amino acid-</w:t>
      </w:r>
    </w:p>
    <w:p w14:paraId="4B16511E"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Arctic hare-</w:t>
      </w:r>
    </w:p>
    <w:p w14:paraId="3232BE8C"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Arid-</w:t>
      </w:r>
    </w:p>
    <w:p w14:paraId="5FC4C1BF"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Balance- </w:t>
      </w:r>
    </w:p>
    <w:p w14:paraId="1A49A1C4"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Behaviour</w:t>
      </w:r>
      <w:proofErr w:type="spellEnd"/>
      <w:r>
        <w:rPr>
          <w:rFonts w:ascii="Times New Roman" w:eastAsia="Times New Roman" w:hAnsi="Times New Roman" w:cs="Times New Roman"/>
          <w:color w:val="000000"/>
          <w:sz w:val="28"/>
          <w:szCs w:val="28"/>
        </w:rPr>
        <w:t>-</w:t>
      </w:r>
    </w:p>
    <w:p w14:paraId="15CFACD4"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Biodiversity-</w:t>
      </w:r>
    </w:p>
    <w:p w14:paraId="5B260593"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Breathe-</w:t>
      </w:r>
    </w:p>
    <w:p w14:paraId="5CB0B9F5"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Burrow-</w:t>
      </w:r>
    </w:p>
    <w:p w14:paraId="02DAD8E1"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Camouflage-</w:t>
      </w:r>
    </w:p>
    <w:p w14:paraId="20BEE04B"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Candidate-</w:t>
      </w:r>
    </w:p>
    <w:p w14:paraId="55AF6BB3"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Carnivore-</w:t>
      </w:r>
    </w:p>
    <w:p w14:paraId="45C38353"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Hibernation-</w:t>
      </w:r>
    </w:p>
    <w:p w14:paraId="7891E40F"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Hierarchy-</w:t>
      </w:r>
    </w:p>
    <w:p w14:paraId="0FE71CA5"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Insect-</w:t>
      </w:r>
    </w:p>
    <w:p w14:paraId="3042AFE6"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Conifer-</w:t>
      </w:r>
    </w:p>
    <w:p w14:paraId="0962C8C0"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Conserve-</w:t>
      </w:r>
    </w:p>
    <w:p w14:paraId="2DBC1816"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Natural factor-</w:t>
      </w:r>
    </w:p>
    <w:p w14:paraId="23F4CF86"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Offspring-</w:t>
      </w:r>
    </w:p>
    <w:p w14:paraId="01C9FEC2"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Rainforest-</w:t>
      </w:r>
    </w:p>
    <w:p w14:paraId="3D3EF8FF"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Recycle-</w:t>
      </w:r>
    </w:p>
    <w:p w14:paraId="33E32209"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Release-</w:t>
      </w:r>
    </w:p>
    <w:p w14:paraId="2B9D841E"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Consumer-</w:t>
      </w:r>
    </w:p>
    <w:p w14:paraId="54E24C5D"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Coyote-</w:t>
      </w:r>
    </w:p>
    <w:p w14:paraId="089860FB"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Crab- </w:t>
      </w:r>
    </w:p>
    <w:p w14:paraId="58CD44D0"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Crow-</w:t>
      </w:r>
    </w:p>
    <w:p w14:paraId="55D5D247"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Deceased animal-</w:t>
      </w:r>
    </w:p>
    <w:p w14:paraId="06F0CB28" w14:textId="77777777" w:rsidR="002D62BF" w:rsidRDefault="00000000">
      <w:pPr>
        <w:numPr>
          <w:ilvl w:val="0"/>
          <w:numId w:val="22"/>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Decline-</w:t>
      </w:r>
    </w:p>
    <w:p w14:paraId="5EAE7D72" w14:textId="77777777" w:rsidR="002D62BF" w:rsidRDefault="002D62BF">
      <w:p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p>
    <w:p w14:paraId="670F55EE" w14:textId="77777777" w:rsidR="002D62BF" w:rsidRDefault="002D62BF">
      <w:p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p>
    <w:p w14:paraId="52606B4B" w14:textId="77777777" w:rsidR="002D62BF" w:rsidRDefault="002D62BF">
      <w:p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p>
    <w:p w14:paraId="5801024C" w14:textId="77777777" w:rsidR="002D62BF" w:rsidRDefault="00000000">
      <w:p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Unit-6; “Habitat interaction”</w:t>
      </w:r>
    </w:p>
    <w:p w14:paraId="39C20696"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Intensity-</w:t>
      </w:r>
    </w:p>
    <w:p w14:paraId="63836E53"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Habitat-</w:t>
      </w:r>
    </w:p>
    <w:p w14:paraId="442C4B15"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Harsh environment-</w:t>
      </w:r>
    </w:p>
    <w:p w14:paraId="724931CD" w14:textId="77777777" w:rsidR="002D62BF" w:rsidRDefault="00000000">
      <w:pPr>
        <w:numPr>
          <w:ilvl w:val="0"/>
          <w:numId w:val="21"/>
        </w:numPr>
        <w:pBdr>
          <w:top w:val="nil"/>
          <w:left w:val="nil"/>
          <w:bottom w:val="nil"/>
          <w:right w:val="nil"/>
          <w:between w:val="nil"/>
        </w:pBdr>
        <w:tabs>
          <w:tab w:val="left" w:pos="1350"/>
        </w:tabs>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Hawk-</w:t>
      </w:r>
    </w:p>
    <w:p w14:paraId="7D08891E"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Starch-</w:t>
      </w:r>
    </w:p>
    <w:p w14:paraId="4B8149A5"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Interact-</w:t>
      </w:r>
    </w:p>
    <w:p w14:paraId="39F3219F"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Magpie-</w:t>
      </w:r>
    </w:p>
    <w:p w14:paraId="3F5DB311"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Decompose-</w:t>
      </w:r>
    </w:p>
    <w:p w14:paraId="08AB7902"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Disappear-</w:t>
      </w:r>
    </w:p>
    <w:p w14:paraId="354DEF6F"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Endangered-</w:t>
      </w:r>
    </w:p>
    <w:p w14:paraId="09E74786"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Enemies-</w:t>
      </w:r>
    </w:p>
    <w:p w14:paraId="08AF9D20"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Experiment-</w:t>
      </w:r>
    </w:p>
    <w:p w14:paraId="542B8600"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Falcon-</w:t>
      </w:r>
    </w:p>
    <w:p w14:paraId="24C0A2BE"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Repairman-</w:t>
      </w:r>
    </w:p>
    <w:p w14:paraId="0D30065A"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Respiration-</w:t>
      </w:r>
    </w:p>
    <w:p w14:paraId="06706E6F"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Scavenger-</w:t>
      </w:r>
    </w:p>
    <w:p w14:paraId="22495398"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Seagull-</w:t>
      </w:r>
    </w:p>
    <w:p w14:paraId="7218BBB1"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Fertile soil-</w:t>
      </w:r>
    </w:p>
    <w:p w14:paraId="39E56E76"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Food chain-</w:t>
      </w:r>
    </w:p>
    <w:p w14:paraId="31CB73C5"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Fungi-</w:t>
      </w:r>
    </w:p>
    <w:p w14:paraId="65250A4E"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Fur-</w:t>
      </w:r>
    </w:p>
    <w:p w14:paraId="590945F3"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Grasshopper-</w:t>
      </w:r>
    </w:p>
    <w:p w14:paraId="53CD5F88"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Survive-</w:t>
      </w:r>
    </w:p>
    <w:p w14:paraId="08D6BF99"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Unbalance-</w:t>
      </w:r>
    </w:p>
    <w:p w14:paraId="3181063B"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Unique-</w:t>
      </w:r>
    </w:p>
    <w:p w14:paraId="3DD8E15F"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Vibrate-</w:t>
      </w:r>
    </w:p>
    <w:p w14:paraId="444ACE7B"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Vote-</w:t>
      </w:r>
    </w:p>
    <w:p w14:paraId="04E01DC7"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Vulture-</w:t>
      </w:r>
    </w:p>
    <w:p w14:paraId="24E30DA6"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Woodland-</w:t>
      </w:r>
    </w:p>
    <w:p w14:paraId="358F4F2E"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Herbivore-</w:t>
      </w:r>
    </w:p>
    <w:p w14:paraId="55DD6230"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Hibernate-</w:t>
      </w:r>
    </w:p>
    <w:p w14:paraId="290CBA68"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Insectivore-</w:t>
      </w:r>
    </w:p>
    <w:p w14:paraId="685801FE"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Mammal-</w:t>
      </w:r>
    </w:p>
    <w:p w14:paraId="135161CA"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Marmot-</w:t>
      </w:r>
    </w:p>
    <w:p w14:paraId="3421472B"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Medicinal properties-</w:t>
      </w:r>
    </w:p>
    <w:p w14:paraId="7BB40CB7"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Migration-</w:t>
      </w:r>
    </w:p>
    <w:p w14:paraId="4558CF5A"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Seal-</w:t>
      </w:r>
    </w:p>
    <w:p w14:paraId="7B1787BC"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Single-celled organism-</w:t>
      </w:r>
    </w:p>
    <w:p w14:paraId="50BF218B" w14:textId="77777777" w:rsidR="002D62BF" w:rsidRDefault="00000000">
      <w:pPr>
        <w:numPr>
          <w:ilvl w:val="0"/>
          <w:numId w:val="21"/>
        </w:numPr>
        <w:pBdr>
          <w:top w:val="nil"/>
          <w:left w:val="nil"/>
          <w:bottom w:val="nil"/>
          <w:right w:val="nil"/>
          <w:between w:val="nil"/>
        </w:pBdr>
        <w:spacing w:after="0"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Sniff-</w:t>
      </w:r>
    </w:p>
    <w:p w14:paraId="4F76C137" w14:textId="77777777" w:rsidR="002D62BF" w:rsidRDefault="00000000">
      <w:pPr>
        <w:numPr>
          <w:ilvl w:val="0"/>
          <w:numId w:val="21"/>
        </w:numPr>
        <w:pBdr>
          <w:top w:val="nil"/>
          <w:left w:val="nil"/>
          <w:bottom w:val="nil"/>
          <w:right w:val="nil"/>
          <w:between w:val="nil"/>
        </w:pBdr>
        <w:spacing w:line="240" w:lineRule="auto"/>
        <w:ind w:left="14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Soil-</w:t>
      </w:r>
    </w:p>
    <w:sectPr w:rsidR="002D62BF">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embedRegular r:id="rId1" w:fontKey="{21908B5B-4A60-42C6-B501-71392D2A6C94}"/>
    <w:embedBold r:id="rId2" w:fontKey="{73A4C2D9-B0F5-443B-9A3C-123163ED86F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3" w:fontKey="{7F5BEE95-9678-4EF8-A0E0-1973CE469FA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9D3C2E02-634E-4492-891B-66475595E033}"/>
    <w:embedBold r:id="rId5" w:fontKey="{ED81A8AD-438E-4B9A-AC0B-7DC94B54173D}"/>
  </w:font>
  <w:font w:name="Tahoma">
    <w:panose1 w:val="020B0604030504040204"/>
    <w:charset w:val="00"/>
    <w:family w:val="roman"/>
    <w:notTrueType/>
    <w:pitch w:val="default"/>
    <w:embedRegular r:id="rId6" w:fontKey="{F6030922-8D96-461C-9E06-FA00B3FE5DA0}"/>
  </w:font>
  <w:font w:name="Georgia">
    <w:panose1 w:val="02040502050405020303"/>
    <w:charset w:val="00"/>
    <w:family w:val="auto"/>
    <w:pitch w:val="default"/>
    <w:embedRegular r:id="rId7" w:fontKey="{3AC24185-440D-4DB3-8684-A84F68CA04BC}"/>
    <w:embedItalic r:id="rId8" w:fontKey="{2D496795-A67C-4F03-A782-8432840FF5D2}"/>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9" w:fontKey="{8FB7B436-6882-4553-B139-CF33C39023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E56"/>
    <w:multiLevelType w:val="multilevel"/>
    <w:tmpl w:val="F6A4BC20"/>
    <w:lvl w:ilvl="0">
      <w:start w:val="1"/>
      <w:numFmt w:val="decimal"/>
      <w:lvlText w:val="%1."/>
      <w:lvlJc w:val="left"/>
      <w:pPr>
        <w:ind w:left="720" w:hanging="360"/>
      </w:pPr>
    </w:lvl>
    <w:lvl w:ilvl="1">
      <w:start w:val="1"/>
      <w:numFmt w:val="decimal"/>
      <w:lvlText w:val="%2."/>
      <w:lvlJc w:val="left"/>
      <w:pPr>
        <w:ind w:left="1440" w:hanging="360"/>
      </w:pPr>
      <w:rPr>
        <w:rFonts w:ascii="Times" w:eastAsia="Times" w:hAnsi="Times" w:cs="Time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4D4EEA"/>
    <w:multiLevelType w:val="multilevel"/>
    <w:tmpl w:val="482AE63E"/>
    <w:lvl w:ilvl="0">
      <w:start w:val="1"/>
      <w:numFmt w:val="decimal"/>
      <w:lvlText w:val="%1."/>
      <w:lvlJc w:val="left"/>
      <w:pPr>
        <w:ind w:left="1800" w:hanging="360"/>
      </w:pPr>
      <w:rPr>
        <w:b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04D17D90"/>
    <w:multiLevelType w:val="multilevel"/>
    <w:tmpl w:val="9F2CC47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15:restartNumberingAfterBreak="0">
    <w:nsid w:val="04F714D4"/>
    <w:multiLevelType w:val="multilevel"/>
    <w:tmpl w:val="8484285E"/>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53574E1"/>
    <w:multiLevelType w:val="multilevel"/>
    <w:tmpl w:val="74D8ED5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59C6987"/>
    <w:multiLevelType w:val="multilevel"/>
    <w:tmpl w:val="3C88A9C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06790B29"/>
    <w:multiLevelType w:val="multilevel"/>
    <w:tmpl w:val="B80C4E7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 w15:restartNumberingAfterBreak="0">
    <w:nsid w:val="069D53F8"/>
    <w:multiLevelType w:val="multilevel"/>
    <w:tmpl w:val="3314D3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7905130"/>
    <w:multiLevelType w:val="multilevel"/>
    <w:tmpl w:val="B3DEBE28"/>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8A0114B"/>
    <w:multiLevelType w:val="multilevel"/>
    <w:tmpl w:val="4424977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08D042BE"/>
    <w:multiLevelType w:val="multilevel"/>
    <w:tmpl w:val="484606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C04554"/>
    <w:multiLevelType w:val="multilevel"/>
    <w:tmpl w:val="F67ED05C"/>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 w15:restartNumberingAfterBreak="0">
    <w:nsid w:val="09CF786C"/>
    <w:multiLevelType w:val="multilevel"/>
    <w:tmpl w:val="4B509098"/>
    <w:lvl w:ilvl="0">
      <w:start w:val="1"/>
      <w:numFmt w:val="decimal"/>
      <w:lvlText w:val="%1."/>
      <w:lvlJc w:val="left"/>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9D02554"/>
    <w:multiLevelType w:val="multilevel"/>
    <w:tmpl w:val="682CD71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0A72769A"/>
    <w:multiLevelType w:val="multilevel"/>
    <w:tmpl w:val="97227EF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0B07393F"/>
    <w:multiLevelType w:val="multilevel"/>
    <w:tmpl w:val="D52807B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0E9E08F0"/>
    <w:multiLevelType w:val="multilevel"/>
    <w:tmpl w:val="0F2A367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ECF4299"/>
    <w:multiLevelType w:val="multilevel"/>
    <w:tmpl w:val="3A54F578"/>
    <w:lvl w:ilvl="0">
      <w:start w:val="1"/>
      <w:numFmt w:val="decimal"/>
      <w:lvlText w:val="%1."/>
      <w:lvlJc w:val="left"/>
      <w:pPr>
        <w:ind w:left="1800" w:hanging="360"/>
      </w:pPr>
      <w:rPr>
        <w:b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8" w15:restartNumberingAfterBreak="0">
    <w:nsid w:val="103A2570"/>
    <w:multiLevelType w:val="multilevel"/>
    <w:tmpl w:val="C62AC340"/>
    <w:lvl w:ilvl="0">
      <w:start w:val="1"/>
      <w:numFmt w:val="decimal"/>
      <w:lvlText w:val="%1."/>
      <w:lvlJc w:val="left"/>
      <w:pPr>
        <w:ind w:left="1800" w:hanging="360"/>
      </w:pPr>
      <w:rPr>
        <w:b w:val="0"/>
        <w:sz w:val="28"/>
        <w:szCs w:val="28"/>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9" w15:restartNumberingAfterBreak="0">
    <w:nsid w:val="1059585C"/>
    <w:multiLevelType w:val="multilevel"/>
    <w:tmpl w:val="0CC2E1C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0DC7C79"/>
    <w:multiLevelType w:val="multilevel"/>
    <w:tmpl w:val="114A9CAE"/>
    <w:lvl w:ilvl="0">
      <w:start w:val="1"/>
      <w:numFmt w:val="upperRoman"/>
      <w:lvlText w:val="%1."/>
      <w:lvlJc w:val="left"/>
      <w:pPr>
        <w:ind w:left="1080" w:hanging="720"/>
      </w:pPr>
      <w:rPr>
        <w:rFonts w:ascii="Times" w:eastAsia="Times" w:hAnsi="Times" w:cs="Times"/>
        <w:b/>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2F85F26"/>
    <w:multiLevelType w:val="multilevel"/>
    <w:tmpl w:val="19F66884"/>
    <w:lvl w:ilvl="0">
      <w:start w:val="1"/>
      <w:numFmt w:val="decimal"/>
      <w:lvlText w:val="%1."/>
      <w:lvlJc w:val="left"/>
      <w:pPr>
        <w:ind w:left="1080" w:hanging="720"/>
      </w:pPr>
      <w:rPr>
        <w:b w:val="0"/>
        <w:color w:val="00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3345C12"/>
    <w:multiLevelType w:val="multilevel"/>
    <w:tmpl w:val="E2DCAD5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4D442E3"/>
    <w:multiLevelType w:val="multilevel"/>
    <w:tmpl w:val="72DE2D88"/>
    <w:lvl w:ilvl="0">
      <w:start w:val="1"/>
      <w:numFmt w:val="decimal"/>
      <w:lvlText w:val="%1."/>
      <w:lvlJc w:val="left"/>
      <w:pPr>
        <w:ind w:left="1440" w:hanging="72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15800D13"/>
    <w:multiLevelType w:val="multilevel"/>
    <w:tmpl w:val="A6E64AF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16CF47EE"/>
    <w:multiLevelType w:val="multilevel"/>
    <w:tmpl w:val="674EA0F8"/>
    <w:lvl w:ilvl="0">
      <w:start w:val="1"/>
      <w:numFmt w:val="upperRoman"/>
      <w:lvlText w:val="%1."/>
      <w:lvlJc w:val="left"/>
      <w:pPr>
        <w:ind w:left="1440" w:hanging="720"/>
      </w:pPr>
      <w:rPr>
        <w:b/>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173F7DC8"/>
    <w:multiLevelType w:val="multilevel"/>
    <w:tmpl w:val="857E9638"/>
    <w:lvl w:ilvl="0">
      <w:start w:val="1"/>
      <w:numFmt w:val="upperRoman"/>
      <w:lvlText w:val="%1."/>
      <w:lvlJc w:val="left"/>
      <w:pPr>
        <w:ind w:left="1080" w:hanging="720"/>
      </w:pPr>
      <w:rPr>
        <w:rFonts w:ascii="Times" w:eastAsia="Times" w:hAnsi="Times" w:cs="Times"/>
        <w:b/>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7C62C22"/>
    <w:multiLevelType w:val="multilevel"/>
    <w:tmpl w:val="A7B20960"/>
    <w:lvl w:ilvl="0">
      <w:start w:val="1"/>
      <w:numFmt w:val="decimal"/>
      <w:lvlText w:val="%1."/>
      <w:lvlJc w:val="left"/>
      <w:pPr>
        <w:ind w:left="2160" w:hanging="360"/>
      </w:pPr>
      <w:rPr>
        <w:b w:val="0"/>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8" w15:restartNumberingAfterBreak="0">
    <w:nsid w:val="18B46EB4"/>
    <w:multiLevelType w:val="multilevel"/>
    <w:tmpl w:val="8F227D82"/>
    <w:lvl w:ilvl="0">
      <w:start w:val="1"/>
      <w:numFmt w:val="upperRoman"/>
      <w:lvlText w:val="%1."/>
      <w:lvlJc w:val="left"/>
      <w:pPr>
        <w:ind w:left="1080" w:hanging="720"/>
      </w:pPr>
      <w:rPr>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939634E"/>
    <w:multiLevelType w:val="multilevel"/>
    <w:tmpl w:val="E166AB38"/>
    <w:lvl w:ilvl="0">
      <w:start w:val="1"/>
      <w:numFmt w:val="decimal"/>
      <w:lvlText w:val="%1."/>
      <w:lvlJc w:val="left"/>
      <w:pPr>
        <w:ind w:left="1080" w:hanging="720"/>
      </w:pPr>
      <w:rPr>
        <w:b w:val="0"/>
        <w:i w:val="0"/>
        <w:strike w:val="0"/>
        <w:color w:val="000000"/>
        <w:sz w:val="28"/>
        <w:szCs w:val="28"/>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C117180"/>
    <w:multiLevelType w:val="multilevel"/>
    <w:tmpl w:val="250A52E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1C8D730D"/>
    <w:multiLevelType w:val="multilevel"/>
    <w:tmpl w:val="35DCA398"/>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CA34BD8"/>
    <w:multiLevelType w:val="multilevel"/>
    <w:tmpl w:val="A344F41E"/>
    <w:lvl w:ilvl="0">
      <w:start w:val="1"/>
      <w:numFmt w:val="decimal"/>
      <w:lvlText w:val="%1."/>
      <w:lvlJc w:val="left"/>
      <w:pPr>
        <w:ind w:left="720" w:hanging="360"/>
      </w:pPr>
      <w:rPr>
        <w:rFonts w:ascii="Times New Roman" w:eastAsia="Times New Roman" w:hAnsi="Times New Roman" w:cs="Times New Roman"/>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1D1C787D"/>
    <w:multiLevelType w:val="multilevel"/>
    <w:tmpl w:val="2DDCC9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1D421332"/>
    <w:multiLevelType w:val="multilevel"/>
    <w:tmpl w:val="40405E6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214A51B5"/>
    <w:multiLevelType w:val="multilevel"/>
    <w:tmpl w:val="98C09636"/>
    <w:lvl w:ilvl="0">
      <w:start w:val="1"/>
      <w:numFmt w:val="upperRoman"/>
      <w:lvlText w:val="%1."/>
      <w:lvlJc w:val="left"/>
      <w:pPr>
        <w:ind w:left="1260" w:hanging="720"/>
      </w:pPr>
      <w:rPr>
        <w:b/>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36" w15:restartNumberingAfterBreak="0">
    <w:nsid w:val="2294338B"/>
    <w:multiLevelType w:val="multilevel"/>
    <w:tmpl w:val="0CCC58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4BE42C2"/>
    <w:multiLevelType w:val="multilevel"/>
    <w:tmpl w:val="9F80935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251C6337"/>
    <w:multiLevelType w:val="multilevel"/>
    <w:tmpl w:val="11847888"/>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9" w15:restartNumberingAfterBreak="0">
    <w:nsid w:val="25BE1A53"/>
    <w:multiLevelType w:val="multilevel"/>
    <w:tmpl w:val="0D8E4B36"/>
    <w:lvl w:ilvl="0">
      <w:start w:val="1"/>
      <w:numFmt w:val="decimal"/>
      <w:lvlText w:val="%1."/>
      <w:lvlJc w:val="left"/>
      <w:pPr>
        <w:ind w:left="1440" w:hanging="360"/>
      </w:pPr>
      <w:rPr>
        <w:b w:val="0"/>
        <w:i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0" w15:restartNumberingAfterBreak="0">
    <w:nsid w:val="25D87973"/>
    <w:multiLevelType w:val="multilevel"/>
    <w:tmpl w:val="162850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26490096"/>
    <w:multiLevelType w:val="multilevel"/>
    <w:tmpl w:val="4A7CE02E"/>
    <w:lvl w:ilvl="0">
      <w:start w:val="1"/>
      <w:numFmt w:val="upperRoman"/>
      <w:lvlText w:val="%1."/>
      <w:lvlJc w:val="left"/>
      <w:pPr>
        <w:ind w:left="1440" w:hanging="720"/>
      </w:pPr>
      <w:rPr>
        <w:b/>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268F64D1"/>
    <w:multiLevelType w:val="multilevel"/>
    <w:tmpl w:val="D59425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279421A8"/>
    <w:multiLevelType w:val="multilevel"/>
    <w:tmpl w:val="A118C21C"/>
    <w:lvl w:ilvl="0">
      <w:start w:val="1"/>
      <w:numFmt w:val="decimal"/>
      <w:lvlText w:val="%1."/>
      <w:lvlJc w:val="left"/>
      <w:pPr>
        <w:ind w:left="1080" w:hanging="720"/>
      </w:pPr>
      <w:rPr>
        <w:b w:val="0"/>
        <w:u w:val="none"/>
      </w:rPr>
    </w:lvl>
    <w:lvl w:ilvl="1">
      <w:start w:val="1"/>
      <w:numFmt w:val="lowerLetter"/>
      <w:lvlText w:val="%2."/>
      <w:lvlJc w:val="left"/>
      <w:pPr>
        <w:ind w:left="1440" w:hanging="360"/>
      </w:pPr>
      <w:rPr>
        <w:i w:val="0"/>
      </w:rPr>
    </w:lvl>
    <w:lvl w:ilvl="2">
      <w:start w:val="1"/>
      <w:numFmt w:val="upperRoman"/>
      <w:lvlText w:val="%3."/>
      <w:lvlJc w:val="left"/>
      <w:pPr>
        <w:ind w:left="270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86740E0"/>
    <w:multiLevelType w:val="multilevel"/>
    <w:tmpl w:val="4406006E"/>
    <w:lvl w:ilvl="0">
      <w:start w:val="1"/>
      <w:numFmt w:val="decimal"/>
      <w:lvlText w:val="%1."/>
      <w:lvlJc w:val="left"/>
      <w:pPr>
        <w:ind w:left="1440" w:hanging="720"/>
      </w:pPr>
      <w:rPr>
        <w:b w:val="0"/>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28D94558"/>
    <w:multiLevelType w:val="multilevel"/>
    <w:tmpl w:val="F69C81CE"/>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6" w15:restartNumberingAfterBreak="0">
    <w:nsid w:val="29D04624"/>
    <w:multiLevelType w:val="multilevel"/>
    <w:tmpl w:val="3802F2F6"/>
    <w:lvl w:ilvl="0">
      <w:start w:val="1"/>
      <w:numFmt w:val="decimal"/>
      <w:lvlText w:val="%1."/>
      <w:lvlJc w:val="left"/>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A45524C"/>
    <w:multiLevelType w:val="multilevel"/>
    <w:tmpl w:val="CBCCE7A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8" w15:restartNumberingAfterBreak="0">
    <w:nsid w:val="2CAC0DF5"/>
    <w:multiLevelType w:val="multilevel"/>
    <w:tmpl w:val="36805E5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9" w15:restartNumberingAfterBreak="0">
    <w:nsid w:val="2E62186A"/>
    <w:multiLevelType w:val="multilevel"/>
    <w:tmpl w:val="864CA948"/>
    <w:lvl w:ilvl="0">
      <w:start w:val="1"/>
      <w:numFmt w:val="upperRoman"/>
      <w:lvlText w:val="%1."/>
      <w:lvlJc w:val="left"/>
      <w:pPr>
        <w:ind w:left="1080" w:hanging="720"/>
      </w:pPr>
      <w:rPr>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2F6B46E9"/>
    <w:multiLevelType w:val="multilevel"/>
    <w:tmpl w:val="4976C2CA"/>
    <w:lvl w:ilvl="0">
      <w:start w:val="1"/>
      <w:numFmt w:val="decimal"/>
      <w:lvlText w:val="%1."/>
      <w:lvlJc w:val="left"/>
      <w:pPr>
        <w:ind w:left="1800" w:hanging="360"/>
      </w:pPr>
      <w:rPr>
        <w:b w:val="0"/>
        <w:i w:val="0"/>
        <w:strike w:val="0"/>
        <w:color w:val="000000"/>
        <w:sz w:val="28"/>
        <w:szCs w:val="28"/>
        <w:u w:val="none"/>
        <w:shd w:val="clear" w:color="auto" w:fill="auto"/>
        <w:vertAlign w:val="baseline"/>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1" w15:restartNumberingAfterBreak="0">
    <w:nsid w:val="2F9B10FD"/>
    <w:multiLevelType w:val="multilevel"/>
    <w:tmpl w:val="C91827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30237D87"/>
    <w:multiLevelType w:val="multilevel"/>
    <w:tmpl w:val="F2DA30E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3" w15:restartNumberingAfterBreak="0">
    <w:nsid w:val="30BE19F6"/>
    <w:multiLevelType w:val="multilevel"/>
    <w:tmpl w:val="709CAB00"/>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1AA78C6"/>
    <w:multiLevelType w:val="multilevel"/>
    <w:tmpl w:val="4DD8B758"/>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32564EFB"/>
    <w:multiLevelType w:val="multilevel"/>
    <w:tmpl w:val="79B81E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3256535F"/>
    <w:multiLevelType w:val="multilevel"/>
    <w:tmpl w:val="44165B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326215EE"/>
    <w:multiLevelType w:val="multilevel"/>
    <w:tmpl w:val="1D78D1A2"/>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34254005"/>
    <w:multiLevelType w:val="multilevel"/>
    <w:tmpl w:val="964C47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34376917"/>
    <w:multiLevelType w:val="multilevel"/>
    <w:tmpl w:val="B5900B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35611B66"/>
    <w:multiLevelType w:val="multilevel"/>
    <w:tmpl w:val="B1EC1E04"/>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61" w15:restartNumberingAfterBreak="0">
    <w:nsid w:val="3610545E"/>
    <w:multiLevelType w:val="multilevel"/>
    <w:tmpl w:val="DF1CF3C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2" w15:restartNumberingAfterBreak="0">
    <w:nsid w:val="361A4489"/>
    <w:multiLevelType w:val="multilevel"/>
    <w:tmpl w:val="E864CA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368F56F4"/>
    <w:multiLevelType w:val="multilevel"/>
    <w:tmpl w:val="2416B13C"/>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rPr>
        <w:rFonts w:ascii="Times New Roman" w:eastAsia="Times New Roman" w:hAnsi="Times New Roman" w:cs="Times New Roman"/>
        <w:sz w:val="28"/>
        <w:szCs w:val="28"/>
      </w:r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4" w15:restartNumberingAfterBreak="0">
    <w:nsid w:val="36A6366C"/>
    <w:multiLevelType w:val="multilevel"/>
    <w:tmpl w:val="18A61EC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rPr>
        <w:sz w:val="28"/>
        <w:szCs w:val="28"/>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5" w15:restartNumberingAfterBreak="0">
    <w:nsid w:val="3813796B"/>
    <w:multiLevelType w:val="multilevel"/>
    <w:tmpl w:val="B770C6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38B818EF"/>
    <w:multiLevelType w:val="multilevel"/>
    <w:tmpl w:val="7B8AEF06"/>
    <w:lvl w:ilvl="0">
      <w:start w:val="1"/>
      <w:numFmt w:val="decimal"/>
      <w:lvlText w:val="%1."/>
      <w:lvlJc w:val="left"/>
      <w:pPr>
        <w:ind w:left="1800" w:hanging="36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7" w15:restartNumberingAfterBreak="0">
    <w:nsid w:val="397C7B98"/>
    <w:multiLevelType w:val="multilevel"/>
    <w:tmpl w:val="81BC79A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8" w15:restartNumberingAfterBreak="0">
    <w:nsid w:val="3A0801D8"/>
    <w:multiLevelType w:val="multilevel"/>
    <w:tmpl w:val="E28466B8"/>
    <w:lvl w:ilvl="0">
      <w:start w:val="1"/>
      <w:numFmt w:val="upperRoman"/>
      <w:lvlText w:val="%1."/>
      <w:lvlJc w:val="left"/>
      <w:pPr>
        <w:ind w:left="1215" w:hanging="720"/>
      </w:pPr>
    </w:lvl>
    <w:lvl w:ilvl="1">
      <w:start w:val="1"/>
      <w:numFmt w:val="lowerLetter"/>
      <w:lvlText w:val="%2."/>
      <w:lvlJc w:val="left"/>
      <w:pPr>
        <w:ind w:left="1575" w:hanging="360"/>
      </w:pPr>
    </w:lvl>
    <w:lvl w:ilvl="2">
      <w:start w:val="1"/>
      <w:numFmt w:val="lowerRoman"/>
      <w:lvlText w:val="%3."/>
      <w:lvlJc w:val="right"/>
      <w:pPr>
        <w:ind w:left="2295" w:hanging="180"/>
      </w:pPr>
    </w:lvl>
    <w:lvl w:ilvl="3">
      <w:start w:val="1"/>
      <w:numFmt w:val="decimal"/>
      <w:lvlText w:val="%4."/>
      <w:lvlJc w:val="left"/>
      <w:pPr>
        <w:ind w:left="3015" w:hanging="360"/>
      </w:pPr>
    </w:lvl>
    <w:lvl w:ilvl="4">
      <w:start w:val="1"/>
      <w:numFmt w:val="lowerLetter"/>
      <w:lvlText w:val="%5."/>
      <w:lvlJc w:val="left"/>
      <w:pPr>
        <w:ind w:left="3735" w:hanging="360"/>
      </w:pPr>
    </w:lvl>
    <w:lvl w:ilvl="5">
      <w:start w:val="1"/>
      <w:numFmt w:val="lowerRoman"/>
      <w:lvlText w:val="%6."/>
      <w:lvlJc w:val="right"/>
      <w:pPr>
        <w:ind w:left="4455" w:hanging="180"/>
      </w:pPr>
    </w:lvl>
    <w:lvl w:ilvl="6">
      <w:start w:val="1"/>
      <w:numFmt w:val="decimal"/>
      <w:lvlText w:val="%7."/>
      <w:lvlJc w:val="left"/>
      <w:pPr>
        <w:ind w:left="5175" w:hanging="360"/>
      </w:pPr>
    </w:lvl>
    <w:lvl w:ilvl="7">
      <w:start w:val="1"/>
      <w:numFmt w:val="lowerLetter"/>
      <w:lvlText w:val="%8."/>
      <w:lvlJc w:val="left"/>
      <w:pPr>
        <w:ind w:left="5895" w:hanging="360"/>
      </w:pPr>
    </w:lvl>
    <w:lvl w:ilvl="8">
      <w:start w:val="1"/>
      <w:numFmt w:val="lowerRoman"/>
      <w:lvlText w:val="%9."/>
      <w:lvlJc w:val="right"/>
      <w:pPr>
        <w:ind w:left="6615" w:hanging="180"/>
      </w:pPr>
    </w:lvl>
  </w:abstractNum>
  <w:abstractNum w:abstractNumId="69" w15:restartNumberingAfterBreak="0">
    <w:nsid w:val="3C7A4730"/>
    <w:multiLevelType w:val="multilevel"/>
    <w:tmpl w:val="66B21E1A"/>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0" w15:restartNumberingAfterBreak="0">
    <w:nsid w:val="3CFF32B2"/>
    <w:multiLevelType w:val="multilevel"/>
    <w:tmpl w:val="34FC33FC"/>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3E7E3947"/>
    <w:multiLevelType w:val="multilevel"/>
    <w:tmpl w:val="1E248BC6"/>
    <w:lvl w:ilvl="0">
      <w:start w:val="1"/>
      <w:numFmt w:val="decimal"/>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2" w15:restartNumberingAfterBreak="0">
    <w:nsid w:val="3EF20599"/>
    <w:multiLevelType w:val="multilevel"/>
    <w:tmpl w:val="F43066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F5F649C"/>
    <w:multiLevelType w:val="multilevel"/>
    <w:tmpl w:val="23E8C60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3FB8482C"/>
    <w:multiLevelType w:val="multilevel"/>
    <w:tmpl w:val="01EE61B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5" w15:restartNumberingAfterBreak="0">
    <w:nsid w:val="3FE6154F"/>
    <w:multiLevelType w:val="multilevel"/>
    <w:tmpl w:val="3F2AC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403C7E4A"/>
    <w:multiLevelType w:val="multilevel"/>
    <w:tmpl w:val="72E8945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7" w15:restartNumberingAfterBreak="0">
    <w:nsid w:val="41506952"/>
    <w:multiLevelType w:val="multilevel"/>
    <w:tmpl w:val="995022A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78" w15:restartNumberingAfterBreak="0">
    <w:nsid w:val="41EB287B"/>
    <w:multiLevelType w:val="multilevel"/>
    <w:tmpl w:val="754EA3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42196FF2"/>
    <w:multiLevelType w:val="multilevel"/>
    <w:tmpl w:val="D8969DBA"/>
    <w:lvl w:ilvl="0">
      <w:start w:val="1"/>
      <w:numFmt w:val="decimal"/>
      <w:lvlText w:val="%1."/>
      <w:lvlJc w:val="left"/>
      <w:pPr>
        <w:ind w:left="1080" w:hanging="720"/>
      </w:pPr>
      <w:rPr>
        <w:b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433F1047"/>
    <w:multiLevelType w:val="multilevel"/>
    <w:tmpl w:val="4A56336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1" w15:restartNumberingAfterBreak="0">
    <w:nsid w:val="43850BF6"/>
    <w:multiLevelType w:val="multilevel"/>
    <w:tmpl w:val="20525A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43E62380"/>
    <w:multiLevelType w:val="multilevel"/>
    <w:tmpl w:val="4CE20AD8"/>
    <w:lvl w:ilvl="0">
      <w:start w:val="1"/>
      <w:numFmt w:val="decimal"/>
      <w:lvlText w:val="%1."/>
      <w:lvlJc w:val="left"/>
      <w:pPr>
        <w:ind w:left="1800" w:hanging="360"/>
      </w:pPr>
      <w:rPr>
        <w:rFonts w:ascii="Times" w:eastAsia="Times" w:hAnsi="Times" w:cs="Times"/>
        <w:sz w:val="28"/>
        <w:szCs w:val="28"/>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3" w15:restartNumberingAfterBreak="0">
    <w:nsid w:val="452D23CD"/>
    <w:multiLevelType w:val="multilevel"/>
    <w:tmpl w:val="4CF850D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4" w15:restartNumberingAfterBreak="0">
    <w:nsid w:val="45C430C9"/>
    <w:multiLevelType w:val="multilevel"/>
    <w:tmpl w:val="7FD818BE"/>
    <w:lvl w:ilvl="0">
      <w:start w:val="1"/>
      <w:numFmt w:val="decimal"/>
      <w:lvlText w:val="%1."/>
      <w:lvlJc w:val="left"/>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465C68F0"/>
    <w:multiLevelType w:val="multilevel"/>
    <w:tmpl w:val="32E273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46B4291E"/>
    <w:multiLevelType w:val="multilevel"/>
    <w:tmpl w:val="33942A34"/>
    <w:lvl w:ilvl="0">
      <w:start w:val="1"/>
      <w:numFmt w:val="upperRoman"/>
      <w:lvlText w:val="%1."/>
      <w:lvlJc w:val="left"/>
      <w:pPr>
        <w:ind w:left="1080" w:hanging="720"/>
      </w:pPr>
      <w:rPr>
        <w:b/>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46F276A3"/>
    <w:multiLevelType w:val="multilevel"/>
    <w:tmpl w:val="171CF486"/>
    <w:lvl w:ilvl="0">
      <w:start w:val="1"/>
      <w:numFmt w:val="decimal"/>
      <w:lvlText w:val="%1."/>
      <w:lvlJc w:val="left"/>
      <w:pPr>
        <w:ind w:left="1440" w:hanging="360"/>
      </w:pPr>
    </w:lvl>
    <w:lvl w:ilvl="1">
      <w:start w:val="1"/>
      <w:numFmt w:val="upperRoman"/>
      <w:lvlText w:val="%2."/>
      <w:lvlJc w:val="left"/>
      <w:pPr>
        <w:ind w:left="2520" w:hanging="720"/>
      </w:pPr>
      <w:rPr>
        <w:b/>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8" w15:restartNumberingAfterBreak="0">
    <w:nsid w:val="47235181"/>
    <w:multiLevelType w:val="multilevel"/>
    <w:tmpl w:val="2A8236BC"/>
    <w:lvl w:ilvl="0">
      <w:start w:val="1"/>
      <w:numFmt w:val="decimal"/>
      <w:lvlText w:val="%1"/>
      <w:lvlJc w:val="left"/>
      <w:pPr>
        <w:ind w:left="1800" w:hanging="36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9" w15:restartNumberingAfterBreak="0">
    <w:nsid w:val="47F96932"/>
    <w:multiLevelType w:val="multilevel"/>
    <w:tmpl w:val="06AEC31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0" w15:restartNumberingAfterBreak="0">
    <w:nsid w:val="482B587B"/>
    <w:multiLevelType w:val="multilevel"/>
    <w:tmpl w:val="670A846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1" w15:restartNumberingAfterBreak="0">
    <w:nsid w:val="49592A47"/>
    <w:multiLevelType w:val="multilevel"/>
    <w:tmpl w:val="33E65BD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2" w15:restartNumberingAfterBreak="0">
    <w:nsid w:val="49B01908"/>
    <w:multiLevelType w:val="multilevel"/>
    <w:tmpl w:val="107CD12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3" w15:restartNumberingAfterBreak="0">
    <w:nsid w:val="4A4162BE"/>
    <w:multiLevelType w:val="multilevel"/>
    <w:tmpl w:val="B888B834"/>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94" w15:restartNumberingAfterBreak="0">
    <w:nsid w:val="4A862B69"/>
    <w:multiLevelType w:val="multilevel"/>
    <w:tmpl w:val="42EE3860"/>
    <w:lvl w:ilvl="0">
      <w:start w:val="1"/>
      <w:numFmt w:val="upperRoman"/>
      <w:lvlText w:val="%1."/>
      <w:lvlJc w:val="left"/>
      <w:pPr>
        <w:ind w:left="1440" w:hanging="72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5" w15:restartNumberingAfterBreak="0">
    <w:nsid w:val="4DCE239A"/>
    <w:multiLevelType w:val="multilevel"/>
    <w:tmpl w:val="0CF809F4"/>
    <w:lvl w:ilvl="0">
      <w:start w:val="1"/>
      <w:numFmt w:val="decimal"/>
      <w:lvlText w:val="%1."/>
      <w:lvlJc w:val="left"/>
      <w:pPr>
        <w:ind w:left="108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505627FD"/>
    <w:multiLevelType w:val="multilevel"/>
    <w:tmpl w:val="98B2835C"/>
    <w:lvl w:ilvl="0">
      <w:start w:val="1"/>
      <w:numFmt w:val="decimal"/>
      <w:lvlText w:val="%1."/>
      <w:lvlJc w:val="left"/>
      <w:pPr>
        <w:ind w:left="1800" w:hanging="360"/>
      </w:pPr>
      <w:rPr>
        <w:b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7" w15:restartNumberingAfterBreak="0">
    <w:nsid w:val="506B50F4"/>
    <w:multiLevelType w:val="multilevel"/>
    <w:tmpl w:val="EF38F90C"/>
    <w:lvl w:ilvl="0">
      <w:start w:val="1"/>
      <w:numFmt w:val="upperRoman"/>
      <w:lvlText w:val="%1."/>
      <w:lvlJc w:val="left"/>
      <w:pPr>
        <w:ind w:left="1440" w:hanging="72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8" w15:restartNumberingAfterBreak="0">
    <w:nsid w:val="51A43DA8"/>
    <w:multiLevelType w:val="multilevel"/>
    <w:tmpl w:val="4F7A8862"/>
    <w:lvl w:ilvl="0">
      <w:start w:val="1"/>
      <w:numFmt w:val="decimal"/>
      <w:lvlText w:val="%1."/>
      <w:lvlJc w:val="left"/>
      <w:pPr>
        <w:ind w:left="1080" w:hanging="72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51B007E2"/>
    <w:multiLevelType w:val="multilevel"/>
    <w:tmpl w:val="1DBE685C"/>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53AB1231"/>
    <w:multiLevelType w:val="multilevel"/>
    <w:tmpl w:val="4A168BEA"/>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1" w15:restartNumberingAfterBreak="0">
    <w:nsid w:val="55BE281E"/>
    <w:multiLevelType w:val="multilevel"/>
    <w:tmpl w:val="6760291A"/>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2" w15:restartNumberingAfterBreak="0">
    <w:nsid w:val="577F7E01"/>
    <w:multiLevelType w:val="multilevel"/>
    <w:tmpl w:val="643266C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3" w15:restartNumberingAfterBreak="0">
    <w:nsid w:val="599B60C2"/>
    <w:multiLevelType w:val="multilevel"/>
    <w:tmpl w:val="73305D16"/>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59C35003"/>
    <w:multiLevelType w:val="multilevel"/>
    <w:tmpl w:val="8A1245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5A0B2BF7"/>
    <w:multiLevelType w:val="multilevel"/>
    <w:tmpl w:val="DB26FB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5BC27375"/>
    <w:multiLevelType w:val="multilevel"/>
    <w:tmpl w:val="6436EA68"/>
    <w:lvl w:ilvl="0">
      <w:start w:val="1"/>
      <w:numFmt w:val="decimal"/>
      <w:lvlText w:val="%1."/>
      <w:lvlJc w:val="left"/>
      <w:pPr>
        <w:ind w:left="1800" w:hanging="360"/>
      </w:pPr>
      <w:rPr>
        <w:b w:val="0"/>
        <w:i w:val="0"/>
        <w:strike w:val="0"/>
        <w:color w:val="000000"/>
        <w:sz w:val="28"/>
        <w:szCs w:val="28"/>
        <w:u w:val="none"/>
        <w:shd w:val="clear" w:color="auto" w:fill="auto"/>
        <w:vertAlign w:val="baseline"/>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7" w15:restartNumberingAfterBreak="0">
    <w:nsid w:val="5CCB2057"/>
    <w:multiLevelType w:val="multilevel"/>
    <w:tmpl w:val="9CC817C8"/>
    <w:lvl w:ilvl="0">
      <w:start w:val="1"/>
      <w:numFmt w:val="decimal"/>
      <w:lvlText w:val="%1."/>
      <w:lvlJc w:val="left"/>
      <w:pPr>
        <w:ind w:left="1800" w:hanging="36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08" w15:restartNumberingAfterBreak="0">
    <w:nsid w:val="5DAF3F66"/>
    <w:multiLevelType w:val="multilevel"/>
    <w:tmpl w:val="C39CE7D0"/>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5DC04FCA"/>
    <w:multiLevelType w:val="multilevel"/>
    <w:tmpl w:val="6C14BE30"/>
    <w:lvl w:ilvl="0">
      <w:start w:val="1"/>
      <w:numFmt w:val="decimal"/>
      <w:lvlText w:val="%1."/>
      <w:lvlJc w:val="left"/>
      <w:pPr>
        <w:ind w:left="720" w:hanging="360"/>
      </w:pPr>
      <w:rPr>
        <w:color w:val="00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5DDA3974"/>
    <w:multiLevelType w:val="multilevel"/>
    <w:tmpl w:val="BE1CCB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5DF000A6"/>
    <w:multiLevelType w:val="multilevel"/>
    <w:tmpl w:val="FC2474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5EEA0A53"/>
    <w:multiLevelType w:val="multilevel"/>
    <w:tmpl w:val="9690BD40"/>
    <w:lvl w:ilvl="0">
      <w:start w:val="1"/>
      <w:numFmt w:val="upperRoman"/>
      <w:lvlText w:val="%1."/>
      <w:lvlJc w:val="left"/>
      <w:pPr>
        <w:ind w:left="1080" w:hanging="720"/>
      </w:pPr>
      <w:rPr>
        <w:rFonts w:ascii="Times" w:eastAsia="Times" w:hAnsi="Times" w:cs="Times"/>
        <w:b/>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5F4523F2"/>
    <w:multiLevelType w:val="multilevel"/>
    <w:tmpl w:val="5C2EA71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4" w15:restartNumberingAfterBreak="0">
    <w:nsid w:val="5FC6753C"/>
    <w:multiLevelType w:val="multilevel"/>
    <w:tmpl w:val="BB36B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60643649"/>
    <w:multiLevelType w:val="multilevel"/>
    <w:tmpl w:val="B606A0AE"/>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610120FB"/>
    <w:multiLevelType w:val="multilevel"/>
    <w:tmpl w:val="02864C76"/>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615A0AF7"/>
    <w:multiLevelType w:val="multilevel"/>
    <w:tmpl w:val="8BF843F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62680D4C"/>
    <w:multiLevelType w:val="multilevel"/>
    <w:tmpl w:val="8B00DFAA"/>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9" w15:restartNumberingAfterBreak="0">
    <w:nsid w:val="63700E3E"/>
    <w:multiLevelType w:val="multilevel"/>
    <w:tmpl w:val="4196A8E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20" w15:restartNumberingAfterBreak="0">
    <w:nsid w:val="640863C9"/>
    <w:multiLevelType w:val="multilevel"/>
    <w:tmpl w:val="D040C9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65276399"/>
    <w:multiLevelType w:val="multilevel"/>
    <w:tmpl w:val="83F4CF32"/>
    <w:lvl w:ilvl="0">
      <w:start w:val="1"/>
      <w:numFmt w:val="upperRoman"/>
      <w:lvlText w:val="%1."/>
      <w:lvlJc w:val="left"/>
      <w:pPr>
        <w:ind w:left="1440" w:hanging="72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2" w15:restartNumberingAfterBreak="0">
    <w:nsid w:val="65A37278"/>
    <w:multiLevelType w:val="multilevel"/>
    <w:tmpl w:val="895ACA62"/>
    <w:lvl w:ilvl="0">
      <w:start w:val="1"/>
      <w:numFmt w:val="decimal"/>
      <w:lvlText w:val="%1."/>
      <w:lvlJc w:val="left"/>
      <w:pPr>
        <w:ind w:left="1080" w:hanging="720"/>
      </w:pPr>
      <w:rPr>
        <w:b w:val="0"/>
        <w:color w:val="00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669E0177"/>
    <w:multiLevelType w:val="multilevel"/>
    <w:tmpl w:val="9D94BA50"/>
    <w:lvl w:ilvl="0">
      <w:start w:val="1"/>
      <w:numFmt w:val="lowerLetter"/>
      <w:lvlText w:val="%1."/>
      <w:lvlJc w:val="left"/>
      <w:pPr>
        <w:ind w:left="722" w:hanging="722"/>
      </w:pPr>
      <w:rPr>
        <w:rFonts w:ascii="Arial" w:eastAsia="Arial" w:hAnsi="Arial" w:cs="Arial"/>
        <w:b w:val="0"/>
        <w:i w:val="0"/>
        <w:strike w:val="0"/>
        <w:color w:val="000000"/>
        <w:sz w:val="22"/>
        <w:szCs w:val="22"/>
        <w:u w:val="none"/>
        <w:shd w:val="clear" w:color="auto" w:fill="auto"/>
        <w:vertAlign w:val="baseline"/>
      </w:rPr>
    </w:lvl>
    <w:lvl w:ilvl="1">
      <w:start w:val="1"/>
      <w:numFmt w:val="lowerLetter"/>
      <w:lvlText w:val="%2"/>
      <w:lvlJc w:val="left"/>
      <w:pPr>
        <w:ind w:left="1549" w:hanging="1549"/>
      </w:pPr>
      <w:rPr>
        <w:rFonts w:ascii="Arial" w:eastAsia="Arial" w:hAnsi="Arial" w:cs="Arial"/>
        <w:b w:val="0"/>
        <w:i w:val="0"/>
        <w:strike w:val="0"/>
        <w:color w:val="000000"/>
        <w:sz w:val="22"/>
        <w:szCs w:val="22"/>
        <w:u w:val="none"/>
        <w:shd w:val="clear" w:color="auto" w:fill="auto"/>
        <w:vertAlign w:val="baseline"/>
      </w:rPr>
    </w:lvl>
    <w:lvl w:ilvl="2">
      <w:start w:val="1"/>
      <w:numFmt w:val="lowerRoman"/>
      <w:lvlText w:val="%3"/>
      <w:lvlJc w:val="left"/>
      <w:pPr>
        <w:ind w:left="2269" w:hanging="2269"/>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989" w:hanging="2989"/>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709" w:hanging="3709"/>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4429" w:hanging="4429"/>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5149" w:hanging="5149"/>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869" w:hanging="5869"/>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589" w:hanging="6589"/>
      </w:pPr>
      <w:rPr>
        <w:rFonts w:ascii="Arial" w:eastAsia="Arial" w:hAnsi="Arial" w:cs="Arial"/>
        <w:b w:val="0"/>
        <w:i w:val="0"/>
        <w:strike w:val="0"/>
        <w:color w:val="000000"/>
        <w:sz w:val="22"/>
        <w:szCs w:val="22"/>
        <w:u w:val="none"/>
        <w:shd w:val="clear" w:color="auto" w:fill="auto"/>
        <w:vertAlign w:val="baseline"/>
      </w:rPr>
    </w:lvl>
  </w:abstractNum>
  <w:abstractNum w:abstractNumId="124" w15:restartNumberingAfterBreak="0">
    <w:nsid w:val="678530D7"/>
    <w:multiLevelType w:val="multilevel"/>
    <w:tmpl w:val="CF2C418C"/>
    <w:lvl w:ilvl="0">
      <w:start w:val="1"/>
      <w:numFmt w:val="decimal"/>
      <w:lvlText w:val="%1."/>
      <w:lvlJc w:val="left"/>
      <w:pPr>
        <w:ind w:left="1440" w:hanging="360"/>
      </w:pPr>
    </w:lvl>
    <w:lvl w:ilvl="1">
      <w:start w:val="1"/>
      <w:numFmt w:val="upperRoman"/>
      <w:lvlText w:val="%2."/>
      <w:lvlJc w:val="left"/>
      <w:pPr>
        <w:ind w:left="2520" w:hanging="72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5" w15:restartNumberingAfterBreak="0">
    <w:nsid w:val="67B3799E"/>
    <w:multiLevelType w:val="multilevel"/>
    <w:tmpl w:val="F472395C"/>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6" w15:restartNumberingAfterBreak="0">
    <w:nsid w:val="680D78FA"/>
    <w:multiLevelType w:val="multilevel"/>
    <w:tmpl w:val="C618FF9A"/>
    <w:lvl w:ilvl="0">
      <w:start w:val="1"/>
      <w:numFmt w:val="decimal"/>
      <w:lvlText w:val="%1."/>
      <w:lvlJc w:val="left"/>
      <w:pPr>
        <w:ind w:left="720" w:hanging="360"/>
      </w:pPr>
    </w:lvl>
    <w:lvl w:ilvl="1">
      <w:start w:val="1"/>
      <w:numFmt w:val="decimal"/>
      <w:lvlText w:val="%2."/>
      <w:lvlJc w:val="left"/>
      <w:pPr>
        <w:ind w:left="1440" w:hanging="360"/>
      </w:pPr>
      <w:rPr>
        <w:rFonts w:ascii="Times" w:eastAsia="Times" w:hAnsi="Times" w:cs="Time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68764892"/>
    <w:multiLevelType w:val="multilevel"/>
    <w:tmpl w:val="80BAC108"/>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8" w15:restartNumberingAfterBreak="0">
    <w:nsid w:val="692F04F0"/>
    <w:multiLevelType w:val="multilevel"/>
    <w:tmpl w:val="514A039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695D51AC"/>
    <w:multiLevelType w:val="multilevel"/>
    <w:tmpl w:val="F12CBC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696A64E9"/>
    <w:multiLevelType w:val="multilevel"/>
    <w:tmpl w:val="3250B38E"/>
    <w:lvl w:ilvl="0">
      <w:start w:val="1"/>
      <w:numFmt w:val="decimal"/>
      <w:lvlText w:val="%1."/>
      <w:lvlJc w:val="left"/>
      <w:pPr>
        <w:ind w:left="1800" w:hanging="360"/>
      </w:pPr>
      <w:rPr>
        <w:b w:val="0"/>
        <w:i w:val="0"/>
        <w:strike w:val="0"/>
        <w:color w:val="000000"/>
        <w:sz w:val="28"/>
        <w:szCs w:val="28"/>
        <w:u w:val="none"/>
        <w:shd w:val="clear" w:color="auto" w:fill="auto"/>
        <w:vertAlign w:val="baseline"/>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31" w15:restartNumberingAfterBreak="0">
    <w:nsid w:val="69814434"/>
    <w:multiLevelType w:val="multilevel"/>
    <w:tmpl w:val="8730BC8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6B183790"/>
    <w:multiLevelType w:val="multilevel"/>
    <w:tmpl w:val="A1860038"/>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6D03657B"/>
    <w:multiLevelType w:val="multilevel"/>
    <w:tmpl w:val="E0B418E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6DAE6C07"/>
    <w:multiLevelType w:val="multilevel"/>
    <w:tmpl w:val="2C16AFF8"/>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35" w15:restartNumberingAfterBreak="0">
    <w:nsid w:val="6E9D3CB5"/>
    <w:multiLevelType w:val="multilevel"/>
    <w:tmpl w:val="3E3CDB88"/>
    <w:lvl w:ilvl="0">
      <w:start w:val="1"/>
      <w:numFmt w:val="decimal"/>
      <w:lvlText w:val="%1."/>
      <w:lvlJc w:val="left"/>
      <w:pPr>
        <w:ind w:left="1800" w:hanging="360"/>
      </w:pPr>
      <w:rPr>
        <w:b w:val="0"/>
        <w:i w:val="0"/>
        <w:strike w:val="0"/>
        <w:color w:val="000000"/>
        <w:sz w:val="28"/>
        <w:szCs w:val="28"/>
        <w:u w:val="none"/>
        <w:shd w:val="clear" w:color="auto" w:fill="auto"/>
        <w:vertAlign w:val="baseline"/>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36" w15:restartNumberingAfterBreak="0">
    <w:nsid w:val="6F40315E"/>
    <w:multiLevelType w:val="multilevel"/>
    <w:tmpl w:val="5F0CD73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7" w15:restartNumberingAfterBreak="0">
    <w:nsid w:val="71396749"/>
    <w:multiLevelType w:val="multilevel"/>
    <w:tmpl w:val="3B6ACC22"/>
    <w:lvl w:ilvl="0">
      <w:start w:val="1"/>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38" w15:restartNumberingAfterBreak="0">
    <w:nsid w:val="720210B3"/>
    <w:multiLevelType w:val="multilevel"/>
    <w:tmpl w:val="BA560B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72A45A0D"/>
    <w:multiLevelType w:val="multilevel"/>
    <w:tmpl w:val="BB7AC72E"/>
    <w:lvl w:ilvl="0">
      <w:start w:val="1"/>
      <w:numFmt w:val="upperRoman"/>
      <w:lvlText w:val="%1."/>
      <w:lvlJc w:val="left"/>
      <w:pPr>
        <w:ind w:left="1080" w:hanging="720"/>
      </w:pPr>
      <w:rPr>
        <w:rFonts w:ascii="Times" w:eastAsia="Times" w:hAnsi="Times" w:cs="Times"/>
        <w:b/>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735B2E1B"/>
    <w:multiLevelType w:val="multilevel"/>
    <w:tmpl w:val="DFC06D12"/>
    <w:lvl w:ilvl="0">
      <w:start w:val="1"/>
      <w:numFmt w:val="decimal"/>
      <w:lvlText w:val="%1."/>
      <w:lvlJc w:val="left"/>
      <w:pPr>
        <w:ind w:left="1800" w:hanging="360"/>
      </w:pPr>
      <w:rPr>
        <w:b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41" w15:restartNumberingAfterBreak="0">
    <w:nsid w:val="73C80DC1"/>
    <w:multiLevelType w:val="multilevel"/>
    <w:tmpl w:val="A94AFF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2" w15:restartNumberingAfterBreak="0">
    <w:nsid w:val="74C617D3"/>
    <w:multiLevelType w:val="multilevel"/>
    <w:tmpl w:val="7540A33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3" w15:restartNumberingAfterBreak="0">
    <w:nsid w:val="750513AC"/>
    <w:multiLevelType w:val="multilevel"/>
    <w:tmpl w:val="D80039F6"/>
    <w:lvl w:ilvl="0">
      <w:start w:val="1"/>
      <w:numFmt w:val="decimal"/>
      <w:lvlText w:val="%1."/>
      <w:lvlJc w:val="left"/>
      <w:pPr>
        <w:ind w:left="1800" w:hanging="360"/>
      </w:pPr>
      <w:rPr>
        <w:b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44" w15:restartNumberingAfterBreak="0">
    <w:nsid w:val="762A7A30"/>
    <w:multiLevelType w:val="multilevel"/>
    <w:tmpl w:val="B9B2704C"/>
    <w:lvl w:ilvl="0">
      <w:start w:val="1"/>
      <w:numFmt w:val="decimal"/>
      <w:lvlText w:val="%1."/>
      <w:lvlJc w:val="left"/>
      <w:pPr>
        <w:ind w:left="720" w:hanging="360"/>
      </w:pPr>
      <w:rPr>
        <w:rFonts w:ascii="Times New Roman" w:eastAsia="Times New Roman" w:hAnsi="Times New Roman" w:cs="Times New Roman"/>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5" w15:restartNumberingAfterBreak="0">
    <w:nsid w:val="776C2CEE"/>
    <w:multiLevelType w:val="multilevel"/>
    <w:tmpl w:val="C7080704"/>
    <w:lvl w:ilvl="0">
      <w:start w:val="1"/>
      <w:numFmt w:val="decimal"/>
      <w:lvlText w:val="%1."/>
      <w:lvlJc w:val="left"/>
      <w:pPr>
        <w:ind w:left="720" w:hanging="720"/>
      </w:pPr>
      <w:rPr>
        <w:rFonts w:ascii="Times" w:eastAsia="Times" w:hAnsi="Times" w:cs="Times"/>
        <w:b w:val="0"/>
        <w:i w:val="0"/>
        <w:strike w:val="0"/>
        <w:color w:val="000000"/>
        <w:sz w:val="28"/>
        <w:szCs w:val="28"/>
        <w:u w:val="none"/>
        <w:shd w:val="clear" w:color="auto" w:fill="auto"/>
        <w:vertAlign w:val="baseline"/>
      </w:rPr>
    </w:lvl>
    <w:lvl w:ilvl="1">
      <w:start w:val="1"/>
      <w:numFmt w:val="lowerLetter"/>
      <w:lvlText w:val="%2"/>
      <w:lvlJc w:val="left"/>
      <w:pPr>
        <w:ind w:left="1547" w:hanging="1547"/>
      </w:pPr>
      <w:rPr>
        <w:rFonts w:ascii="Arial" w:eastAsia="Arial" w:hAnsi="Arial" w:cs="Arial"/>
        <w:b/>
        <w:i w:val="0"/>
        <w:strike w:val="0"/>
        <w:color w:val="000000"/>
        <w:sz w:val="22"/>
        <w:szCs w:val="22"/>
        <w:u w:val="none"/>
        <w:shd w:val="clear" w:color="auto" w:fill="auto"/>
        <w:vertAlign w:val="baseline"/>
      </w:rPr>
    </w:lvl>
    <w:lvl w:ilvl="2">
      <w:start w:val="1"/>
      <w:numFmt w:val="lowerRoman"/>
      <w:lvlText w:val="%3"/>
      <w:lvlJc w:val="left"/>
      <w:pPr>
        <w:ind w:left="2267" w:hanging="2267"/>
      </w:pPr>
      <w:rPr>
        <w:rFonts w:ascii="Arial" w:eastAsia="Arial" w:hAnsi="Arial" w:cs="Arial"/>
        <w:b/>
        <w:i w:val="0"/>
        <w:strike w:val="0"/>
        <w:color w:val="000000"/>
        <w:sz w:val="22"/>
        <w:szCs w:val="22"/>
        <w:u w:val="none"/>
        <w:shd w:val="clear" w:color="auto" w:fill="auto"/>
        <w:vertAlign w:val="baseline"/>
      </w:rPr>
    </w:lvl>
    <w:lvl w:ilvl="3">
      <w:start w:val="1"/>
      <w:numFmt w:val="decimal"/>
      <w:lvlText w:val="%4"/>
      <w:lvlJc w:val="left"/>
      <w:pPr>
        <w:ind w:left="2987" w:hanging="2987"/>
      </w:pPr>
      <w:rPr>
        <w:rFonts w:ascii="Arial" w:eastAsia="Arial" w:hAnsi="Arial" w:cs="Arial"/>
        <w:b/>
        <w:i w:val="0"/>
        <w:strike w:val="0"/>
        <w:color w:val="000000"/>
        <w:sz w:val="22"/>
        <w:szCs w:val="22"/>
        <w:u w:val="none"/>
        <w:shd w:val="clear" w:color="auto" w:fill="auto"/>
        <w:vertAlign w:val="baseline"/>
      </w:rPr>
    </w:lvl>
    <w:lvl w:ilvl="4">
      <w:start w:val="1"/>
      <w:numFmt w:val="lowerLetter"/>
      <w:lvlText w:val="%5"/>
      <w:lvlJc w:val="left"/>
      <w:pPr>
        <w:ind w:left="3707" w:hanging="3707"/>
      </w:pPr>
      <w:rPr>
        <w:rFonts w:ascii="Arial" w:eastAsia="Arial" w:hAnsi="Arial" w:cs="Arial"/>
        <w:b/>
        <w:i w:val="0"/>
        <w:strike w:val="0"/>
        <w:color w:val="000000"/>
        <w:sz w:val="22"/>
        <w:szCs w:val="22"/>
        <w:u w:val="none"/>
        <w:shd w:val="clear" w:color="auto" w:fill="auto"/>
        <w:vertAlign w:val="baseline"/>
      </w:rPr>
    </w:lvl>
    <w:lvl w:ilvl="5">
      <w:start w:val="1"/>
      <w:numFmt w:val="lowerRoman"/>
      <w:lvlText w:val="%6"/>
      <w:lvlJc w:val="left"/>
      <w:pPr>
        <w:ind w:left="4427" w:hanging="4427"/>
      </w:pPr>
      <w:rPr>
        <w:rFonts w:ascii="Arial" w:eastAsia="Arial" w:hAnsi="Arial" w:cs="Arial"/>
        <w:b/>
        <w:i w:val="0"/>
        <w:strike w:val="0"/>
        <w:color w:val="000000"/>
        <w:sz w:val="22"/>
        <w:szCs w:val="22"/>
        <w:u w:val="none"/>
        <w:shd w:val="clear" w:color="auto" w:fill="auto"/>
        <w:vertAlign w:val="baseline"/>
      </w:rPr>
    </w:lvl>
    <w:lvl w:ilvl="6">
      <w:start w:val="1"/>
      <w:numFmt w:val="decimal"/>
      <w:lvlText w:val="%7"/>
      <w:lvlJc w:val="left"/>
      <w:pPr>
        <w:ind w:left="5147" w:hanging="5147"/>
      </w:pPr>
      <w:rPr>
        <w:rFonts w:ascii="Arial" w:eastAsia="Arial" w:hAnsi="Arial" w:cs="Arial"/>
        <w:b/>
        <w:i w:val="0"/>
        <w:strike w:val="0"/>
        <w:color w:val="000000"/>
        <w:sz w:val="22"/>
        <w:szCs w:val="22"/>
        <w:u w:val="none"/>
        <w:shd w:val="clear" w:color="auto" w:fill="auto"/>
        <w:vertAlign w:val="baseline"/>
      </w:rPr>
    </w:lvl>
    <w:lvl w:ilvl="7">
      <w:start w:val="1"/>
      <w:numFmt w:val="lowerLetter"/>
      <w:lvlText w:val="%8"/>
      <w:lvlJc w:val="left"/>
      <w:pPr>
        <w:ind w:left="5867" w:hanging="5867"/>
      </w:pPr>
      <w:rPr>
        <w:rFonts w:ascii="Arial" w:eastAsia="Arial" w:hAnsi="Arial" w:cs="Arial"/>
        <w:b/>
        <w:i w:val="0"/>
        <w:strike w:val="0"/>
        <w:color w:val="000000"/>
        <w:sz w:val="22"/>
        <w:szCs w:val="22"/>
        <w:u w:val="none"/>
        <w:shd w:val="clear" w:color="auto" w:fill="auto"/>
        <w:vertAlign w:val="baseline"/>
      </w:rPr>
    </w:lvl>
    <w:lvl w:ilvl="8">
      <w:start w:val="1"/>
      <w:numFmt w:val="lowerRoman"/>
      <w:lvlText w:val="%9"/>
      <w:lvlJc w:val="left"/>
      <w:pPr>
        <w:ind w:left="6587" w:hanging="6587"/>
      </w:pPr>
      <w:rPr>
        <w:rFonts w:ascii="Arial" w:eastAsia="Arial" w:hAnsi="Arial" w:cs="Arial"/>
        <w:b/>
        <w:i w:val="0"/>
        <w:strike w:val="0"/>
        <w:color w:val="000000"/>
        <w:sz w:val="22"/>
        <w:szCs w:val="22"/>
        <w:u w:val="none"/>
        <w:shd w:val="clear" w:color="auto" w:fill="auto"/>
        <w:vertAlign w:val="baseline"/>
      </w:rPr>
    </w:lvl>
  </w:abstractNum>
  <w:abstractNum w:abstractNumId="146" w15:restartNumberingAfterBreak="0">
    <w:nsid w:val="77A121EF"/>
    <w:multiLevelType w:val="multilevel"/>
    <w:tmpl w:val="E856F2E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47" w15:restartNumberingAfterBreak="0">
    <w:nsid w:val="79697E29"/>
    <w:multiLevelType w:val="multilevel"/>
    <w:tmpl w:val="8FE0159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8" w15:restartNumberingAfterBreak="0">
    <w:nsid w:val="796B5308"/>
    <w:multiLevelType w:val="multilevel"/>
    <w:tmpl w:val="599C0DD8"/>
    <w:lvl w:ilvl="0">
      <w:start w:val="1"/>
      <w:numFmt w:val="decimal"/>
      <w:lvlText w:val="%1."/>
      <w:lvlJc w:val="left"/>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7A142CB4"/>
    <w:multiLevelType w:val="multilevel"/>
    <w:tmpl w:val="7DC8F33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0" w15:restartNumberingAfterBreak="0">
    <w:nsid w:val="7A711310"/>
    <w:multiLevelType w:val="multilevel"/>
    <w:tmpl w:val="09F8E27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7B694A44"/>
    <w:multiLevelType w:val="multilevel"/>
    <w:tmpl w:val="AA809AEE"/>
    <w:lvl w:ilvl="0">
      <w:start w:val="1"/>
      <w:numFmt w:val="decimal"/>
      <w:lvlText w:val="%1."/>
      <w:lvlJc w:val="left"/>
      <w:pPr>
        <w:ind w:left="1440" w:hanging="360"/>
      </w:pPr>
      <w:rPr>
        <w:b w:val="0"/>
        <w:i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2" w15:restartNumberingAfterBreak="0">
    <w:nsid w:val="7B6E0E9A"/>
    <w:multiLevelType w:val="multilevel"/>
    <w:tmpl w:val="A8B6F75E"/>
    <w:lvl w:ilvl="0">
      <w:start w:val="1"/>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53" w15:restartNumberingAfterBreak="0">
    <w:nsid w:val="7CFE6FC4"/>
    <w:multiLevelType w:val="multilevel"/>
    <w:tmpl w:val="22D24CB2"/>
    <w:lvl w:ilvl="0">
      <w:start w:val="1"/>
      <w:numFmt w:val="decimal"/>
      <w:lvlText w:val="%1."/>
      <w:lvlJc w:val="left"/>
      <w:pPr>
        <w:ind w:left="1440" w:hanging="360"/>
      </w:pPr>
    </w:lvl>
    <w:lvl w:ilvl="1">
      <w:start w:val="1"/>
      <w:numFmt w:val="upperRoman"/>
      <w:lvlText w:val="%2."/>
      <w:lvlJc w:val="left"/>
      <w:pPr>
        <w:ind w:left="2520" w:hanging="72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4" w15:restartNumberingAfterBreak="0">
    <w:nsid w:val="7D671A7A"/>
    <w:multiLevelType w:val="multilevel"/>
    <w:tmpl w:val="FB6E67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7D6F645A"/>
    <w:multiLevelType w:val="multilevel"/>
    <w:tmpl w:val="3BE88CD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6" w15:restartNumberingAfterBreak="0">
    <w:nsid w:val="7D836E97"/>
    <w:multiLevelType w:val="multilevel"/>
    <w:tmpl w:val="EE40CC62"/>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num w:numId="1" w16cid:durableId="1921714120">
    <w:abstractNumId w:val="108"/>
  </w:num>
  <w:num w:numId="2" w16cid:durableId="1177381584">
    <w:abstractNumId w:val="31"/>
  </w:num>
  <w:num w:numId="3" w16cid:durableId="2124297421">
    <w:abstractNumId w:val="119"/>
  </w:num>
  <w:num w:numId="4" w16cid:durableId="1180582593">
    <w:abstractNumId w:val="95"/>
  </w:num>
  <w:num w:numId="5" w16cid:durableId="1006638758">
    <w:abstractNumId w:val="107"/>
  </w:num>
  <w:num w:numId="6" w16cid:durableId="2114858153">
    <w:abstractNumId w:val="66"/>
  </w:num>
  <w:num w:numId="7" w16cid:durableId="282615894">
    <w:abstractNumId w:val="50"/>
  </w:num>
  <w:num w:numId="8" w16cid:durableId="1725988583">
    <w:abstractNumId w:val="77"/>
  </w:num>
  <w:num w:numId="9" w16cid:durableId="957177743">
    <w:abstractNumId w:val="141"/>
  </w:num>
  <w:num w:numId="10" w16cid:durableId="86728599">
    <w:abstractNumId w:val="27"/>
  </w:num>
  <w:num w:numId="11" w16cid:durableId="1956710025">
    <w:abstractNumId w:val="71"/>
  </w:num>
  <w:num w:numId="12" w16cid:durableId="593906408">
    <w:abstractNumId w:val="25"/>
  </w:num>
  <w:num w:numId="13" w16cid:durableId="184560725">
    <w:abstractNumId w:val="78"/>
  </w:num>
  <w:num w:numId="14" w16cid:durableId="497430536">
    <w:abstractNumId w:val="49"/>
  </w:num>
  <w:num w:numId="15" w16cid:durableId="1621645734">
    <w:abstractNumId w:val="61"/>
  </w:num>
  <w:num w:numId="16" w16cid:durableId="1638219353">
    <w:abstractNumId w:val="79"/>
  </w:num>
  <w:num w:numId="17" w16cid:durableId="1846286002">
    <w:abstractNumId w:val="132"/>
  </w:num>
  <w:num w:numId="18" w16cid:durableId="1632858719">
    <w:abstractNumId w:val="8"/>
  </w:num>
  <w:num w:numId="19" w16cid:durableId="495994149">
    <w:abstractNumId w:val="37"/>
  </w:num>
  <w:num w:numId="20" w16cid:durableId="831675718">
    <w:abstractNumId w:val="113"/>
  </w:num>
  <w:num w:numId="21" w16cid:durableId="683627063">
    <w:abstractNumId w:val="85"/>
  </w:num>
  <w:num w:numId="22" w16cid:durableId="340397189">
    <w:abstractNumId w:val="59"/>
  </w:num>
  <w:num w:numId="23" w16cid:durableId="677004158">
    <w:abstractNumId w:val="96"/>
  </w:num>
  <w:num w:numId="24" w16cid:durableId="1513488787">
    <w:abstractNumId w:val="76"/>
  </w:num>
  <w:num w:numId="25" w16cid:durableId="1715035530">
    <w:abstractNumId w:val="48"/>
  </w:num>
  <w:num w:numId="26" w16cid:durableId="1408917250">
    <w:abstractNumId w:val="122"/>
  </w:num>
  <w:num w:numId="27" w16cid:durableId="182330244">
    <w:abstractNumId w:val="114"/>
  </w:num>
  <w:num w:numId="28" w16cid:durableId="1671591763">
    <w:abstractNumId w:val="140"/>
  </w:num>
  <w:num w:numId="29" w16cid:durableId="1227843383">
    <w:abstractNumId w:val="21"/>
  </w:num>
  <w:num w:numId="30" w16cid:durableId="1190215610">
    <w:abstractNumId w:val="1"/>
  </w:num>
  <w:num w:numId="31" w16cid:durableId="1401562726">
    <w:abstractNumId w:val="51"/>
  </w:num>
  <w:num w:numId="32" w16cid:durableId="761070819">
    <w:abstractNumId w:val="39"/>
  </w:num>
  <w:num w:numId="33" w16cid:durableId="1652366483">
    <w:abstractNumId w:val="26"/>
  </w:num>
  <w:num w:numId="34" w16cid:durableId="1781533677">
    <w:abstractNumId w:val="144"/>
  </w:num>
  <w:num w:numId="35" w16cid:durableId="1781683867">
    <w:abstractNumId w:val="14"/>
  </w:num>
  <w:num w:numId="36" w16cid:durableId="164634371">
    <w:abstractNumId w:val="16"/>
  </w:num>
  <w:num w:numId="37" w16cid:durableId="1322588248">
    <w:abstractNumId w:val="121"/>
  </w:num>
  <w:num w:numId="38" w16cid:durableId="752510007">
    <w:abstractNumId w:val="134"/>
  </w:num>
  <w:num w:numId="39" w16cid:durableId="877010285">
    <w:abstractNumId w:val="126"/>
  </w:num>
  <w:num w:numId="40" w16cid:durableId="79570972">
    <w:abstractNumId w:val="149"/>
  </w:num>
  <w:num w:numId="41" w16cid:durableId="1259564370">
    <w:abstractNumId w:val="145"/>
  </w:num>
  <w:num w:numId="42" w16cid:durableId="1503423736">
    <w:abstractNumId w:val="123"/>
  </w:num>
  <w:num w:numId="43" w16cid:durableId="50201790">
    <w:abstractNumId w:val="17"/>
  </w:num>
  <w:num w:numId="44" w16cid:durableId="261764128">
    <w:abstractNumId w:val="117"/>
  </w:num>
  <w:num w:numId="45" w16cid:durableId="408966606">
    <w:abstractNumId w:val="43"/>
  </w:num>
  <w:num w:numId="46" w16cid:durableId="1036740650">
    <w:abstractNumId w:val="0"/>
  </w:num>
  <w:num w:numId="47" w16cid:durableId="1409620160">
    <w:abstractNumId w:val="146"/>
  </w:num>
  <w:num w:numId="48" w16cid:durableId="1564677222">
    <w:abstractNumId w:val="130"/>
  </w:num>
  <w:num w:numId="49" w16cid:durableId="455297929">
    <w:abstractNumId w:val="135"/>
  </w:num>
  <w:num w:numId="50" w16cid:durableId="1808930689">
    <w:abstractNumId w:val="41"/>
  </w:num>
  <w:num w:numId="51" w16cid:durableId="1830369671">
    <w:abstractNumId w:val="84"/>
  </w:num>
  <w:num w:numId="52" w16cid:durableId="1152916682">
    <w:abstractNumId w:val="44"/>
  </w:num>
  <w:num w:numId="53" w16cid:durableId="759909077">
    <w:abstractNumId w:val="24"/>
  </w:num>
  <w:num w:numId="54" w16cid:durableId="2047632387">
    <w:abstractNumId w:val="104"/>
  </w:num>
  <w:num w:numId="55" w16cid:durableId="549195287">
    <w:abstractNumId w:val="89"/>
  </w:num>
  <w:num w:numId="56" w16cid:durableId="1447845955">
    <w:abstractNumId w:val="83"/>
  </w:num>
  <w:num w:numId="57" w16cid:durableId="1572035635">
    <w:abstractNumId w:val="97"/>
  </w:num>
  <w:num w:numId="58" w16cid:durableId="1698582198">
    <w:abstractNumId w:val="2"/>
  </w:num>
  <w:num w:numId="59" w16cid:durableId="382488911">
    <w:abstractNumId w:val="63"/>
  </w:num>
  <w:num w:numId="60" w16cid:durableId="707723466">
    <w:abstractNumId w:val="35"/>
  </w:num>
  <w:num w:numId="61" w16cid:durableId="1734885163">
    <w:abstractNumId w:val="42"/>
  </w:num>
  <w:num w:numId="62" w16cid:durableId="548763692">
    <w:abstractNumId w:val="19"/>
  </w:num>
  <w:num w:numId="63" w16cid:durableId="317661408">
    <w:abstractNumId w:val="106"/>
  </w:num>
  <w:num w:numId="64" w16cid:durableId="1270157599">
    <w:abstractNumId w:val="57"/>
  </w:num>
  <w:num w:numId="65" w16cid:durableId="1160737090">
    <w:abstractNumId w:val="137"/>
  </w:num>
  <w:num w:numId="66" w16cid:durableId="1157529573">
    <w:abstractNumId w:val="90"/>
  </w:num>
  <w:num w:numId="67" w16cid:durableId="1500850689">
    <w:abstractNumId w:val="111"/>
  </w:num>
  <w:num w:numId="68" w16cid:durableId="1187212106">
    <w:abstractNumId w:val="101"/>
  </w:num>
  <w:num w:numId="69" w16cid:durableId="1141456084">
    <w:abstractNumId w:val="33"/>
  </w:num>
  <w:num w:numId="70" w16cid:durableId="1344933834">
    <w:abstractNumId w:val="9"/>
  </w:num>
  <w:num w:numId="71" w16cid:durableId="1500846536">
    <w:abstractNumId w:val="154"/>
  </w:num>
  <w:num w:numId="72" w16cid:durableId="1556772398">
    <w:abstractNumId w:val="118"/>
  </w:num>
  <w:num w:numId="73" w16cid:durableId="763192049">
    <w:abstractNumId w:val="3"/>
  </w:num>
  <w:num w:numId="74" w16cid:durableId="1776317728">
    <w:abstractNumId w:val="72"/>
  </w:num>
  <w:num w:numId="75" w16cid:durableId="1996058648">
    <w:abstractNumId w:val="136"/>
  </w:num>
  <w:num w:numId="76" w16cid:durableId="1294016051">
    <w:abstractNumId w:val="91"/>
  </w:num>
  <w:num w:numId="77" w16cid:durableId="602420365">
    <w:abstractNumId w:val="131"/>
  </w:num>
  <w:num w:numId="78" w16cid:durableId="1368525366">
    <w:abstractNumId w:val="15"/>
  </w:num>
  <w:num w:numId="79" w16cid:durableId="1720129439">
    <w:abstractNumId w:val="88"/>
  </w:num>
  <w:num w:numId="80" w16cid:durableId="1342707903">
    <w:abstractNumId w:val="139"/>
  </w:num>
  <w:num w:numId="81" w16cid:durableId="518616471">
    <w:abstractNumId w:val="92"/>
  </w:num>
  <w:num w:numId="82" w16cid:durableId="1745371606">
    <w:abstractNumId w:val="7"/>
  </w:num>
  <w:num w:numId="83" w16cid:durableId="1771390947">
    <w:abstractNumId w:val="52"/>
  </w:num>
  <w:num w:numId="84" w16cid:durableId="1061291478">
    <w:abstractNumId w:val="151"/>
  </w:num>
  <w:num w:numId="85" w16cid:durableId="1797871322">
    <w:abstractNumId w:val="102"/>
  </w:num>
  <w:num w:numId="86" w16cid:durableId="1040088006">
    <w:abstractNumId w:val="47"/>
  </w:num>
  <w:num w:numId="87" w16cid:durableId="1985964739">
    <w:abstractNumId w:val="67"/>
  </w:num>
  <w:num w:numId="88" w16cid:durableId="506213100">
    <w:abstractNumId w:val="112"/>
  </w:num>
  <w:num w:numId="89" w16cid:durableId="2099136641">
    <w:abstractNumId w:val="155"/>
  </w:num>
  <w:num w:numId="90" w16cid:durableId="1998992275">
    <w:abstractNumId w:val="5"/>
  </w:num>
  <w:num w:numId="91" w16cid:durableId="1550804293">
    <w:abstractNumId w:val="68"/>
  </w:num>
  <w:num w:numId="92" w16cid:durableId="1614708153">
    <w:abstractNumId w:val="53"/>
  </w:num>
  <w:num w:numId="93" w16cid:durableId="1430540332">
    <w:abstractNumId w:val="18"/>
  </w:num>
  <w:num w:numId="94" w16cid:durableId="286011032">
    <w:abstractNumId w:val="6"/>
  </w:num>
  <w:num w:numId="95" w16cid:durableId="954873703">
    <w:abstractNumId w:val="74"/>
  </w:num>
  <w:num w:numId="96" w16cid:durableId="336007058">
    <w:abstractNumId w:val="64"/>
  </w:num>
  <w:num w:numId="97" w16cid:durableId="1700428770">
    <w:abstractNumId w:val="69"/>
  </w:num>
  <w:num w:numId="98" w16cid:durableId="1142431172">
    <w:abstractNumId w:val="133"/>
  </w:num>
  <w:num w:numId="99" w16cid:durableId="2110616528">
    <w:abstractNumId w:val="138"/>
  </w:num>
  <w:num w:numId="100" w16cid:durableId="2096047965">
    <w:abstractNumId w:val="127"/>
  </w:num>
  <w:num w:numId="101" w16cid:durableId="836572836">
    <w:abstractNumId w:val="103"/>
  </w:num>
  <w:num w:numId="102" w16cid:durableId="1699046150">
    <w:abstractNumId w:val="148"/>
  </w:num>
  <w:num w:numId="103" w16cid:durableId="1952543395">
    <w:abstractNumId w:val="120"/>
  </w:num>
  <w:num w:numId="104" w16cid:durableId="1456171771">
    <w:abstractNumId w:val="22"/>
  </w:num>
  <w:num w:numId="105" w16cid:durableId="2046632071">
    <w:abstractNumId w:val="36"/>
  </w:num>
  <w:num w:numId="106" w16cid:durableId="1712683957">
    <w:abstractNumId w:val="70"/>
  </w:num>
  <w:num w:numId="107" w16cid:durableId="1355502786">
    <w:abstractNumId w:val="46"/>
  </w:num>
  <w:num w:numId="108" w16cid:durableId="1611275713">
    <w:abstractNumId w:val="73"/>
  </w:num>
  <w:num w:numId="109" w16cid:durableId="1509254519">
    <w:abstractNumId w:val="58"/>
  </w:num>
  <w:num w:numId="110" w16cid:durableId="1623225189">
    <w:abstractNumId w:val="105"/>
  </w:num>
  <w:num w:numId="111" w16cid:durableId="1430004582">
    <w:abstractNumId w:val="65"/>
  </w:num>
  <w:num w:numId="112" w16cid:durableId="1987472207">
    <w:abstractNumId w:val="116"/>
  </w:num>
  <w:num w:numId="113" w16cid:durableId="384572398">
    <w:abstractNumId w:val="12"/>
  </w:num>
  <w:num w:numId="114" w16cid:durableId="199557303">
    <w:abstractNumId w:val="124"/>
  </w:num>
  <w:num w:numId="115" w16cid:durableId="960066146">
    <w:abstractNumId w:val="153"/>
  </w:num>
  <w:num w:numId="116" w16cid:durableId="1743985435">
    <w:abstractNumId w:val="147"/>
  </w:num>
  <w:num w:numId="117" w16cid:durableId="1606300796">
    <w:abstractNumId w:val="156"/>
  </w:num>
  <w:num w:numId="118" w16cid:durableId="1473718196">
    <w:abstractNumId w:val="30"/>
  </w:num>
  <w:num w:numId="119" w16cid:durableId="2043900522">
    <w:abstractNumId w:val="13"/>
  </w:num>
  <w:num w:numId="120" w16cid:durableId="502280030">
    <w:abstractNumId w:val="150"/>
  </w:num>
  <w:num w:numId="121" w16cid:durableId="1887176522">
    <w:abstractNumId w:val="56"/>
  </w:num>
  <w:num w:numId="122" w16cid:durableId="1957633597">
    <w:abstractNumId w:val="45"/>
  </w:num>
  <w:num w:numId="123" w16cid:durableId="504441996">
    <w:abstractNumId w:val="115"/>
  </w:num>
  <w:num w:numId="124" w16cid:durableId="1959949674">
    <w:abstractNumId w:val="11"/>
  </w:num>
  <w:num w:numId="125" w16cid:durableId="1238243018">
    <w:abstractNumId w:val="128"/>
  </w:num>
  <w:num w:numId="126" w16cid:durableId="197815797">
    <w:abstractNumId w:val="10"/>
  </w:num>
  <w:num w:numId="127" w16cid:durableId="343676089">
    <w:abstractNumId w:val="54"/>
  </w:num>
  <w:num w:numId="128" w16cid:durableId="587035255">
    <w:abstractNumId w:val="110"/>
  </w:num>
  <w:num w:numId="129" w16cid:durableId="207843414">
    <w:abstractNumId w:val="94"/>
  </w:num>
  <w:num w:numId="130" w16cid:durableId="1481575726">
    <w:abstractNumId w:val="4"/>
  </w:num>
  <w:num w:numId="131" w16cid:durableId="589851000">
    <w:abstractNumId w:val="82"/>
  </w:num>
  <w:num w:numId="132" w16cid:durableId="15083950">
    <w:abstractNumId w:val="34"/>
  </w:num>
  <w:num w:numId="133" w16cid:durableId="1326931167">
    <w:abstractNumId w:val="81"/>
  </w:num>
  <w:num w:numId="134" w16cid:durableId="1745030720">
    <w:abstractNumId w:val="28"/>
  </w:num>
  <w:num w:numId="135" w16cid:durableId="2054502831">
    <w:abstractNumId w:val="29"/>
  </w:num>
  <w:num w:numId="136" w16cid:durableId="1535653183">
    <w:abstractNumId w:val="143"/>
  </w:num>
  <w:num w:numId="137" w16cid:durableId="631793931">
    <w:abstractNumId w:val="38"/>
  </w:num>
  <w:num w:numId="138" w16cid:durableId="793407295">
    <w:abstractNumId w:val="100"/>
  </w:num>
  <w:num w:numId="139" w16cid:durableId="549466224">
    <w:abstractNumId w:val="142"/>
  </w:num>
  <w:num w:numId="140" w16cid:durableId="632103260">
    <w:abstractNumId w:val="87"/>
  </w:num>
  <w:num w:numId="141" w16cid:durableId="2102338482">
    <w:abstractNumId w:val="152"/>
  </w:num>
  <w:num w:numId="142" w16cid:durableId="1535582198">
    <w:abstractNumId w:val="99"/>
  </w:num>
  <w:num w:numId="143" w16cid:durableId="1775830805">
    <w:abstractNumId w:val="86"/>
  </w:num>
  <w:num w:numId="144" w16cid:durableId="1325739484">
    <w:abstractNumId w:val="32"/>
  </w:num>
  <w:num w:numId="145" w16cid:durableId="1498882103">
    <w:abstractNumId w:val="80"/>
  </w:num>
  <w:num w:numId="146" w16cid:durableId="522472928">
    <w:abstractNumId w:val="20"/>
  </w:num>
  <w:num w:numId="147" w16cid:durableId="122506387">
    <w:abstractNumId w:val="55"/>
  </w:num>
  <w:num w:numId="148" w16cid:durableId="1797791611">
    <w:abstractNumId w:val="109"/>
  </w:num>
  <w:num w:numId="149" w16cid:durableId="1890609312">
    <w:abstractNumId w:val="62"/>
  </w:num>
  <w:num w:numId="150" w16cid:durableId="1349989168">
    <w:abstractNumId w:val="129"/>
  </w:num>
  <w:num w:numId="151" w16cid:durableId="72554982">
    <w:abstractNumId w:val="40"/>
  </w:num>
  <w:num w:numId="152" w16cid:durableId="1514612502">
    <w:abstractNumId w:val="23"/>
  </w:num>
  <w:num w:numId="153" w16cid:durableId="439954995">
    <w:abstractNumId w:val="93"/>
  </w:num>
  <w:num w:numId="154" w16cid:durableId="1686319795">
    <w:abstractNumId w:val="60"/>
  </w:num>
  <w:num w:numId="155" w16cid:durableId="1928726626">
    <w:abstractNumId w:val="125"/>
  </w:num>
  <w:num w:numId="156" w16cid:durableId="1041903654">
    <w:abstractNumId w:val="98"/>
  </w:num>
  <w:num w:numId="157" w16cid:durableId="628897461">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2BF"/>
    <w:rsid w:val="002D62BF"/>
    <w:rsid w:val="00330B28"/>
    <w:rsid w:val="00BB2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1400A"/>
  <w15:docId w15:val="{8203C123-7BF8-4A92-8C64-136FAD1D0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1E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6F5E0A"/>
    <w:pPr>
      <w:spacing w:after="0" w:line="240" w:lineRule="auto"/>
    </w:pPr>
  </w:style>
  <w:style w:type="table" w:styleId="TableGrid">
    <w:name w:val="Table Grid"/>
    <w:basedOn w:val="TableNormal"/>
    <w:uiPriority w:val="39"/>
    <w:rsid w:val="006F5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5CC1"/>
    <w:pPr>
      <w:ind w:left="720"/>
      <w:contextualSpacing/>
    </w:pPr>
  </w:style>
  <w:style w:type="paragraph" w:styleId="NormalWeb">
    <w:name w:val="Normal (Web)"/>
    <w:basedOn w:val="Normal"/>
    <w:uiPriority w:val="99"/>
    <w:semiHidden/>
    <w:unhideWhenUsed/>
    <w:rsid w:val="00FE69D4"/>
    <w:pPr>
      <w:spacing w:before="100" w:beforeAutospacing="1" w:after="100" w:afterAutospacing="1" w:line="240" w:lineRule="auto"/>
    </w:pPr>
    <w:rPr>
      <w:rFonts w:ascii="Times New Roman" w:eastAsia="Times New Roman" w:hAnsi="Times New Roman" w:cs="Times New Roman"/>
      <w:sz w:val="24"/>
      <w:szCs w:val="24"/>
      <w:lang w:val="mn-MN" w:eastAsia="mn-MN"/>
    </w:rPr>
  </w:style>
  <w:style w:type="character" w:styleId="HTMLCite">
    <w:name w:val="HTML Cite"/>
    <w:basedOn w:val="DefaultParagraphFont"/>
    <w:uiPriority w:val="99"/>
    <w:semiHidden/>
    <w:unhideWhenUsed/>
    <w:rsid w:val="00FE69D4"/>
    <w:rPr>
      <w:i/>
      <w:iCs/>
    </w:rPr>
  </w:style>
  <w:style w:type="character" w:styleId="Strong">
    <w:name w:val="Strong"/>
    <w:basedOn w:val="DefaultParagraphFont"/>
    <w:uiPriority w:val="22"/>
    <w:qFormat/>
    <w:rsid w:val="00FE69D4"/>
    <w:rPr>
      <w:b/>
      <w:bCs/>
    </w:rPr>
  </w:style>
  <w:style w:type="paragraph" w:styleId="BodyText">
    <w:name w:val="Body Text"/>
    <w:basedOn w:val="Normal"/>
    <w:link w:val="BodyTextChar"/>
    <w:uiPriority w:val="1"/>
    <w:qFormat/>
    <w:rsid w:val="0048718F"/>
    <w:pPr>
      <w:widowControl w:val="0"/>
      <w:autoSpaceDE w:val="0"/>
      <w:autoSpaceDN w:val="0"/>
      <w:spacing w:after="0" w:line="240" w:lineRule="auto"/>
      <w:ind w:left="1178"/>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8718F"/>
    <w:rPr>
      <w:rFonts w:ascii="Times New Roman" w:eastAsia="Times New Roman" w:hAnsi="Times New Roman" w:cs="Times New Roman"/>
      <w:sz w:val="24"/>
      <w:szCs w:val="24"/>
    </w:rPr>
  </w:style>
  <w:style w:type="character" w:styleId="Emphasis">
    <w:name w:val="Emphasis"/>
    <w:basedOn w:val="DefaultParagraphFont"/>
    <w:uiPriority w:val="20"/>
    <w:qFormat/>
    <w:rsid w:val="00AF656C"/>
    <w:rPr>
      <w:i/>
      <w:iCs/>
    </w:rPr>
  </w:style>
  <w:style w:type="table" w:customStyle="1" w:styleId="TableGrid0">
    <w:name w:val="TableGrid"/>
    <w:rsid w:val="00AF656C"/>
    <w:pPr>
      <w:spacing w:after="0" w:line="240" w:lineRule="auto"/>
    </w:pPr>
    <w:rPr>
      <w:rFonts w:eastAsiaTheme="minorEastAsia"/>
      <w:lang w:val="mn-MN" w:eastAsia="mn-MN"/>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1810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0CB"/>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CellMar>
        <w:top w:w="10" w:type="dxa"/>
        <w:left w:w="107" w:type="dxa"/>
        <w:right w:w="4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image" Target="media/image34.jpg"/><Relationship Id="rId21" Type="http://schemas.openxmlformats.org/officeDocument/2006/relationships/image" Target="media/image16.jpg"/><Relationship Id="rId34" Type="http://schemas.openxmlformats.org/officeDocument/2006/relationships/image" Target="media/image29.jpg"/><Relationship Id="rId42" Type="http://schemas.openxmlformats.org/officeDocument/2006/relationships/image" Target="media/image37.jp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png"/><Relationship Id="rId40" Type="http://schemas.openxmlformats.org/officeDocument/2006/relationships/image" Target="media/image35.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5.jp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wmf"/><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png"/><Relationship Id="rId35" Type="http://schemas.openxmlformats.org/officeDocument/2006/relationships/image" Target="media/image30.jp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WbBZhplYtkpJemg+cSXwdmzyQ==">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7599</Words>
  <Characters>43318</Characters>
  <Application>Microsoft Office Word</Application>
  <DocSecurity>0</DocSecurity>
  <Lines>360</Lines>
  <Paragraphs>101</Paragraphs>
  <ScaleCrop>false</ScaleCrop>
  <Company/>
  <LinksUpToDate>false</LinksUpToDate>
  <CharactersWithSpaces>50816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2018-10-25T14:47:00Z</dcterms:created>
  <dcterms:modified xsi:type="dcterms:W3CDTF">2026-04-27T10:42:00Z</dcterms:modified>
</cp:coreProperties>
</file>